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6C1D0C" w14:textId="333102B4" w:rsidR="00AD4590" w:rsidRDefault="00AD4590" w:rsidP="006B2674">
      <w:pPr>
        <w:jc w:val="center"/>
        <w:rPr>
          <w:rFonts w:ascii="Arial Black" w:hAnsi="Arial Black"/>
          <w:b/>
          <w:u w:val="single"/>
        </w:rPr>
      </w:pPr>
      <w:r>
        <w:rPr>
          <w:rFonts w:ascii="Arial Black" w:hAnsi="Arial Black"/>
          <w:b/>
          <w:noProof/>
          <w:u w:val="single"/>
        </w:rPr>
        <w:drawing>
          <wp:inline distT="0" distB="0" distL="0" distR="0" wp14:anchorId="48E4910F" wp14:editId="4E266D04">
            <wp:extent cx="6267450" cy="4267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4267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0651DD" w14:textId="6C9B776D" w:rsidR="004E21C6" w:rsidRPr="00EA7DED" w:rsidRDefault="004E21C6" w:rsidP="006B2674">
      <w:pPr>
        <w:jc w:val="center"/>
        <w:rPr>
          <w:rFonts w:ascii="Arial Black" w:hAnsi="Arial Black"/>
          <w:b/>
          <w:sz w:val="28"/>
          <w:szCs w:val="28"/>
          <w:u w:val="single"/>
        </w:rPr>
      </w:pPr>
      <w:proofErr w:type="spellStart"/>
      <w:r w:rsidRPr="00EA7DED">
        <w:rPr>
          <w:rFonts w:ascii="Arial Black" w:hAnsi="Arial Black"/>
          <w:b/>
          <w:sz w:val="28"/>
          <w:szCs w:val="28"/>
          <w:u w:val="single"/>
        </w:rPr>
        <w:t>OEfPhD</w:t>
      </w:r>
      <w:proofErr w:type="spellEnd"/>
      <w:r w:rsidRPr="00EA7DED">
        <w:rPr>
          <w:rFonts w:ascii="Arial Black" w:hAnsi="Arial Black"/>
          <w:b/>
          <w:sz w:val="28"/>
          <w:szCs w:val="28"/>
          <w:u w:val="single"/>
        </w:rPr>
        <w:t xml:space="preserve"> Climate Change </w:t>
      </w:r>
      <w:r w:rsidR="006B2674" w:rsidRPr="00EA7DED">
        <w:rPr>
          <w:rFonts w:ascii="Arial Black" w:hAnsi="Arial Black"/>
          <w:b/>
          <w:sz w:val="28"/>
          <w:szCs w:val="28"/>
          <w:u w:val="single"/>
        </w:rPr>
        <w:t xml:space="preserve">Interview </w:t>
      </w:r>
      <w:r w:rsidRPr="00EA7DED">
        <w:rPr>
          <w:rFonts w:ascii="Arial Black" w:hAnsi="Arial Black"/>
          <w:b/>
          <w:sz w:val="28"/>
          <w:szCs w:val="28"/>
          <w:u w:val="single"/>
        </w:rPr>
        <w:t>Exercise</w:t>
      </w:r>
      <w:r w:rsidR="00A943AD">
        <w:rPr>
          <w:rFonts w:ascii="Arial Black" w:hAnsi="Arial Black"/>
          <w:b/>
          <w:sz w:val="28"/>
          <w:szCs w:val="28"/>
          <w:u w:val="single"/>
        </w:rPr>
        <w:t xml:space="preserve"> </w:t>
      </w:r>
      <w:ins w:id="0" w:author="tikar" w:date="2019-09-25T04:51:00Z">
        <w:r w:rsidR="00A943AD">
          <w:rPr>
            <w:rFonts w:ascii="Arial Black" w:hAnsi="Arial Black"/>
            <w:b/>
            <w:sz w:val="28"/>
            <w:szCs w:val="28"/>
            <w:u w:val="single"/>
          </w:rPr>
          <w:t>(</w:t>
        </w:r>
        <w:proofErr w:type="spellStart"/>
        <w:r w:rsidR="00A943AD">
          <w:rPr>
            <w:rFonts w:ascii="Arial Black" w:hAnsi="Arial Black"/>
            <w:b/>
            <w:sz w:val="28"/>
            <w:szCs w:val="28"/>
            <w:u w:val="single"/>
          </w:rPr>
          <w:t>ver</w:t>
        </w:r>
        <w:proofErr w:type="spellEnd"/>
        <w:r w:rsidR="00A943AD">
          <w:rPr>
            <w:rFonts w:ascii="Arial Black" w:hAnsi="Arial Black"/>
            <w:b/>
            <w:sz w:val="28"/>
            <w:szCs w:val="28"/>
            <w:u w:val="single"/>
          </w:rPr>
          <w:t xml:space="preserve"> 1.1)</w:t>
        </w:r>
      </w:ins>
    </w:p>
    <w:p w14:paraId="679426B6" w14:textId="77777777" w:rsidR="004E21C6" w:rsidRDefault="004E21C6" w:rsidP="006B2674">
      <w:pPr>
        <w:shd w:val="clear" w:color="auto" w:fill="FFFF00"/>
        <w:rPr>
          <w:rFonts w:ascii="Arial Black" w:hAnsi="Arial Black"/>
          <w:b/>
          <w:u w:val="single"/>
        </w:rPr>
      </w:pPr>
    </w:p>
    <w:p w14:paraId="62EFCCDB" w14:textId="4C107E62" w:rsidR="000C2D7B" w:rsidRPr="00591CCF" w:rsidRDefault="008F6BF4" w:rsidP="006B2674">
      <w:pPr>
        <w:shd w:val="clear" w:color="auto" w:fill="FFFF00"/>
        <w:rPr>
          <w:rFonts w:ascii="Arial Black" w:hAnsi="Arial Black"/>
          <w:b/>
          <w:u w:val="single"/>
        </w:rPr>
      </w:pPr>
      <w:r>
        <w:rPr>
          <w:rFonts w:ascii="Arial Black" w:hAnsi="Arial Black"/>
          <w:b/>
          <w:u w:val="single"/>
        </w:rPr>
        <w:t xml:space="preserve">A. </w:t>
      </w:r>
      <w:r w:rsidR="000C2D7B" w:rsidRPr="00591CCF">
        <w:rPr>
          <w:rFonts w:ascii="Arial Black" w:hAnsi="Arial Black"/>
          <w:b/>
          <w:u w:val="single"/>
        </w:rPr>
        <w:t xml:space="preserve">Interview </w:t>
      </w:r>
      <w:r w:rsidR="000C2D7B" w:rsidRPr="00591CCF">
        <w:rPr>
          <w:rFonts w:ascii="Arial Black" w:hAnsi="Arial Black" w:hint="eastAsia"/>
          <w:b/>
          <w:u w:val="single"/>
        </w:rPr>
        <w:t>Plan</w:t>
      </w:r>
    </w:p>
    <w:p w14:paraId="2492D663" w14:textId="77777777" w:rsidR="000C2D7B" w:rsidRDefault="000C2D7B" w:rsidP="006B2674">
      <w:pPr>
        <w:shd w:val="clear" w:color="auto" w:fill="FFFF00"/>
        <w:rPr>
          <w:rFonts w:ascii="Arial Black" w:hAnsi="Arial Black"/>
          <w:b/>
        </w:rPr>
      </w:pPr>
    </w:p>
    <w:p w14:paraId="08C04964" w14:textId="287A7D07" w:rsidR="00153A2C" w:rsidRPr="006B2674" w:rsidRDefault="00153A2C" w:rsidP="006B2674">
      <w:pPr>
        <w:pStyle w:val="ListParagraph"/>
        <w:numPr>
          <w:ilvl w:val="0"/>
          <w:numId w:val="3"/>
        </w:numPr>
        <w:shd w:val="clear" w:color="auto" w:fill="FFFF00"/>
        <w:ind w:firstLineChars="0"/>
        <w:jc w:val="left"/>
        <w:rPr>
          <w:bCs/>
          <w:iCs/>
          <w:sz w:val="24"/>
          <w:szCs w:val="24"/>
        </w:rPr>
      </w:pPr>
      <w:r w:rsidRPr="006B2674">
        <w:rPr>
          <w:bCs/>
          <w:iCs/>
          <w:sz w:val="24"/>
          <w:szCs w:val="24"/>
        </w:rPr>
        <w:t xml:space="preserve">Do appropriate research on climate change to have an intelligent discussion with </w:t>
      </w:r>
      <w:r w:rsidR="00292E50">
        <w:rPr>
          <w:bCs/>
          <w:iCs/>
          <w:sz w:val="24"/>
          <w:szCs w:val="24"/>
        </w:rPr>
        <w:t xml:space="preserve">English-speaking </w:t>
      </w:r>
      <w:r w:rsidRPr="006B2674">
        <w:rPr>
          <w:bCs/>
          <w:iCs/>
          <w:sz w:val="24"/>
          <w:szCs w:val="24"/>
        </w:rPr>
        <w:t>foreigners;</w:t>
      </w:r>
    </w:p>
    <w:p w14:paraId="1D680275" w14:textId="48758891" w:rsidR="00C82340" w:rsidRPr="00F323B1" w:rsidRDefault="00D73FB2" w:rsidP="00F323B1">
      <w:pPr>
        <w:pStyle w:val="ListParagraph"/>
        <w:numPr>
          <w:ilvl w:val="0"/>
          <w:numId w:val="3"/>
        </w:numPr>
        <w:shd w:val="clear" w:color="auto" w:fill="FFFF00"/>
        <w:ind w:firstLineChars="0"/>
        <w:rPr>
          <w:sz w:val="24"/>
          <w:szCs w:val="24"/>
        </w:rPr>
      </w:pPr>
      <w:r w:rsidRPr="006B2674">
        <w:rPr>
          <w:bCs/>
          <w:iCs/>
          <w:sz w:val="24"/>
          <w:szCs w:val="24"/>
        </w:rPr>
        <w:t>Develop an i</w:t>
      </w:r>
      <w:r w:rsidR="00153A2C" w:rsidRPr="006B2674">
        <w:rPr>
          <w:bCs/>
          <w:iCs/>
          <w:sz w:val="24"/>
          <w:szCs w:val="24"/>
        </w:rPr>
        <w:t>n</w:t>
      </w:r>
      <w:r w:rsidRPr="006B2674">
        <w:rPr>
          <w:bCs/>
          <w:iCs/>
          <w:sz w:val="24"/>
          <w:szCs w:val="24"/>
        </w:rPr>
        <w:t>tervi</w:t>
      </w:r>
      <w:r w:rsidR="00153A2C" w:rsidRPr="006B2674">
        <w:rPr>
          <w:bCs/>
          <w:iCs/>
          <w:sz w:val="24"/>
          <w:szCs w:val="24"/>
        </w:rPr>
        <w:t>e</w:t>
      </w:r>
      <w:r w:rsidRPr="006B2674">
        <w:rPr>
          <w:bCs/>
          <w:iCs/>
          <w:sz w:val="24"/>
          <w:szCs w:val="24"/>
        </w:rPr>
        <w:t>w plan</w:t>
      </w:r>
      <w:r w:rsidR="00AD4590">
        <w:rPr>
          <w:bCs/>
          <w:iCs/>
          <w:sz w:val="24"/>
          <w:szCs w:val="24"/>
        </w:rPr>
        <w:t xml:space="preserve"> which</w:t>
      </w:r>
      <w:r w:rsidR="00F323B1">
        <w:rPr>
          <w:bCs/>
          <w:iCs/>
          <w:sz w:val="24"/>
          <w:szCs w:val="24"/>
        </w:rPr>
        <w:t xml:space="preserve"> frames</w:t>
      </w:r>
      <w:r w:rsidR="00AD4590" w:rsidRPr="00AD4590">
        <w:rPr>
          <w:sz w:val="24"/>
          <w:szCs w:val="24"/>
        </w:rPr>
        <w:t xml:space="preserve"> </w:t>
      </w:r>
      <w:r w:rsidR="00AD4590" w:rsidRPr="00807AE7">
        <w:rPr>
          <w:sz w:val="24"/>
          <w:szCs w:val="24"/>
        </w:rPr>
        <w:t>questions</w:t>
      </w:r>
      <w:r w:rsidR="00AD4590">
        <w:rPr>
          <w:sz w:val="24"/>
          <w:szCs w:val="24"/>
        </w:rPr>
        <w:t xml:space="preserve"> to</w:t>
      </w:r>
      <w:r w:rsidR="00AD4590" w:rsidRPr="00807AE7">
        <w:rPr>
          <w:sz w:val="24"/>
          <w:szCs w:val="24"/>
        </w:rPr>
        <w:t xml:space="preserve"> address the</w:t>
      </w:r>
      <w:r w:rsidR="00AD4590">
        <w:rPr>
          <w:sz w:val="24"/>
          <w:szCs w:val="24"/>
        </w:rPr>
        <w:t xml:space="preserve"> foreigner’s</w:t>
      </w:r>
      <w:r w:rsidR="00AD4590" w:rsidRPr="00807AE7">
        <w:rPr>
          <w:sz w:val="24"/>
          <w:szCs w:val="24"/>
        </w:rPr>
        <w:t xml:space="preserve"> understanding of climate change</w:t>
      </w:r>
      <w:r w:rsidR="00EA7DED">
        <w:rPr>
          <w:sz w:val="24"/>
          <w:szCs w:val="24"/>
        </w:rPr>
        <w:t xml:space="preserve"> (what is it)</w:t>
      </w:r>
      <w:r w:rsidR="00AD4590" w:rsidRPr="00807AE7">
        <w:rPr>
          <w:sz w:val="24"/>
          <w:szCs w:val="24"/>
        </w:rPr>
        <w:t>, causes, consequences</w:t>
      </w:r>
      <w:r w:rsidR="00AD4590">
        <w:rPr>
          <w:sz w:val="24"/>
          <w:szCs w:val="24"/>
        </w:rPr>
        <w:t xml:space="preserve"> (including generational equity issues)</w:t>
      </w:r>
      <w:r w:rsidR="00AD4590" w:rsidRPr="00807AE7">
        <w:rPr>
          <w:sz w:val="24"/>
          <w:szCs w:val="24"/>
        </w:rPr>
        <w:t>, and solutions to climate change</w:t>
      </w:r>
      <w:r w:rsidR="00AD4590">
        <w:rPr>
          <w:sz w:val="24"/>
          <w:szCs w:val="24"/>
        </w:rPr>
        <w:t xml:space="preserve"> (inc</w:t>
      </w:r>
      <w:r w:rsidR="00F323B1">
        <w:rPr>
          <w:sz w:val="24"/>
          <w:szCs w:val="24"/>
        </w:rPr>
        <w:t>luding mitigation and adaptation</w:t>
      </w:r>
      <w:r w:rsidR="00AD4590" w:rsidRPr="00807AE7">
        <w:rPr>
          <w:sz w:val="24"/>
          <w:szCs w:val="24"/>
        </w:rPr>
        <w:t>):</w:t>
      </w:r>
    </w:p>
    <w:p w14:paraId="30374BDD" w14:textId="6678C3AD" w:rsidR="002C030B" w:rsidRPr="00807AE7" w:rsidRDefault="002C030B" w:rsidP="006B2674">
      <w:pPr>
        <w:pStyle w:val="ListParagraph"/>
        <w:numPr>
          <w:ilvl w:val="0"/>
          <w:numId w:val="3"/>
        </w:numPr>
        <w:shd w:val="clear" w:color="auto" w:fill="FFFF00"/>
        <w:ind w:firstLineChars="0"/>
        <w:rPr>
          <w:sz w:val="24"/>
          <w:szCs w:val="24"/>
        </w:rPr>
      </w:pPr>
      <w:r w:rsidRPr="00807AE7">
        <w:rPr>
          <w:sz w:val="24"/>
          <w:szCs w:val="24"/>
        </w:rPr>
        <w:t xml:space="preserve">Identify Interviewer and </w:t>
      </w:r>
      <w:r w:rsidR="00F323B1">
        <w:rPr>
          <w:sz w:val="24"/>
          <w:szCs w:val="24"/>
        </w:rPr>
        <w:t>r</w:t>
      </w:r>
      <w:r w:rsidRPr="00807AE7">
        <w:rPr>
          <w:sz w:val="24"/>
          <w:szCs w:val="24"/>
        </w:rPr>
        <w:t>eporter</w:t>
      </w:r>
      <w:r w:rsidR="00F323B1">
        <w:rPr>
          <w:sz w:val="24"/>
          <w:szCs w:val="24"/>
        </w:rPr>
        <w:t>(s)</w:t>
      </w:r>
      <w:r w:rsidRPr="00807AE7">
        <w:rPr>
          <w:sz w:val="24"/>
          <w:szCs w:val="24"/>
        </w:rPr>
        <w:t xml:space="preserve"> </w:t>
      </w:r>
      <w:r w:rsidR="00466F0B" w:rsidRPr="00807AE7">
        <w:rPr>
          <w:sz w:val="24"/>
          <w:szCs w:val="24"/>
        </w:rPr>
        <w:t>and define roles</w:t>
      </w:r>
      <w:ins w:id="1" w:author="tikar" w:date="2019-09-25T04:55:00Z">
        <w:r w:rsidR="00A943AD">
          <w:rPr>
            <w:sz w:val="24"/>
            <w:szCs w:val="24"/>
          </w:rPr>
          <w:t>;</w:t>
        </w:r>
      </w:ins>
    </w:p>
    <w:p w14:paraId="54662417" w14:textId="41F7B5E4" w:rsidR="00466F0B" w:rsidRPr="00807AE7" w:rsidRDefault="00466F0B" w:rsidP="006B2674">
      <w:pPr>
        <w:pStyle w:val="ListParagraph"/>
        <w:numPr>
          <w:ilvl w:val="0"/>
          <w:numId w:val="3"/>
        </w:numPr>
        <w:shd w:val="clear" w:color="auto" w:fill="FFFF00"/>
        <w:ind w:firstLineChars="0"/>
        <w:rPr>
          <w:sz w:val="24"/>
          <w:szCs w:val="24"/>
        </w:rPr>
      </w:pPr>
      <w:r w:rsidRPr="00807AE7">
        <w:rPr>
          <w:sz w:val="24"/>
          <w:szCs w:val="24"/>
        </w:rPr>
        <w:t>Identify</w:t>
      </w:r>
      <w:r w:rsidR="00591CCF" w:rsidRPr="00807AE7">
        <w:rPr>
          <w:sz w:val="24"/>
          <w:szCs w:val="24"/>
        </w:rPr>
        <w:t xml:space="preserve"> (seek out)</w:t>
      </w:r>
      <w:r w:rsidRPr="00807AE7">
        <w:rPr>
          <w:sz w:val="24"/>
          <w:szCs w:val="24"/>
        </w:rPr>
        <w:t xml:space="preserve"> potential </w:t>
      </w:r>
      <w:r w:rsidR="003B4D50" w:rsidRPr="00807AE7">
        <w:rPr>
          <w:sz w:val="24"/>
          <w:szCs w:val="24"/>
        </w:rPr>
        <w:t xml:space="preserve">foreign </w:t>
      </w:r>
      <w:r w:rsidR="00591CCF" w:rsidRPr="00807AE7">
        <w:rPr>
          <w:sz w:val="24"/>
          <w:szCs w:val="24"/>
        </w:rPr>
        <w:t>English</w:t>
      </w:r>
      <w:r w:rsidR="00D73FB2">
        <w:rPr>
          <w:sz w:val="24"/>
          <w:szCs w:val="24"/>
        </w:rPr>
        <w:t>-</w:t>
      </w:r>
      <w:r w:rsidR="00591CCF" w:rsidRPr="00807AE7">
        <w:rPr>
          <w:sz w:val="24"/>
          <w:szCs w:val="24"/>
        </w:rPr>
        <w:t xml:space="preserve">speaking </w:t>
      </w:r>
      <w:r w:rsidRPr="00807AE7">
        <w:rPr>
          <w:sz w:val="24"/>
          <w:szCs w:val="24"/>
        </w:rPr>
        <w:t>interviewees</w:t>
      </w:r>
      <w:ins w:id="2" w:author="tikar" w:date="2019-09-25T04:55:00Z">
        <w:r w:rsidR="00A943AD">
          <w:rPr>
            <w:sz w:val="24"/>
            <w:szCs w:val="24"/>
          </w:rPr>
          <w:t>;</w:t>
        </w:r>
      </w:ins>
    </w:p>
    <w:p w14:paraId="6D837925" w14:textId="5709B0D6" w:rsidR="000C2D7B" w:rsidRPr="00807AE7" w:rsidRDefault="000C2D7B" w:rsidP="006B2674">
      <w:pPr>
        <w:pStyle w:val="ListParagraph"/>
        <w:numPr>
          <w:ilvl w:val="0"/>
          <w:numId w:val="3"/>
        </w:numPr>
        <w:shd w:val="clear" w:color="auto" w:fill="FFFF00"/>
        <w:ind w:firstLineChars="0"/>
        <w:rPr>
          <w:sz w:val="24"/>
          <w:szCs w:val="24"/>
        </w:rPr>
      </w:pPr>
      <w:r w:rsidRPr="00807AE7">
        <w:rPr>
          <w:sz w:val="24"/>
          <w:szCs w:val="24"/>
        </w:rPr>
        <w:t xml:space="preserve">Greeting and </w:t>
      </w:r>
      <w:r w:rsidR="00466F0B" w:rsidRPr="00807AE7">
        <w:rPr>
          <w:sz w:val="24"/>
          <w:szCs w:val="24"/>
        </w:rPr>
        <w:t xml:space="preserve">introduce </w:t>
      </w:r>
      <w:r w:rsidR="002C030B" w:rsidRPr="00807AE7">
        <w:rPr>
          <w:sz w:val="24"/>
          <w:szCs w:val="24"/>
        </w:rPr>
        <w:t>to potential interviewees</w:t>
      </w:r>
      <w:ins w:id="3" w:author="tikar" w:date="2019-09-25T04:55:00Z">
        <w:r w:rsidR="00A943AD">
          <w:rPr>
            <w:sz w:val="24"/>
            <w:szCs w:val="24"/>
          </w:rPr>
          <w:t>;</w:t>
        </w:r>
      </w:ins>
      <w:bookmarkStart w:id="4" w:name="_GoBack"/>
      <w:bookmarkEnd w:id="4"/>
    </w:p>
    <w:p w14:paraId="67CB64C5" w14:textId="6D0D7A18" w:rsidR="000C2D7B" w:rsidRPr="00807AE7" w:rsidRDefault="000C2D7B" w:rsidP="006B2674">
      <w:pPr>
        <w:pStyle w:val="ListParagraph"/>
        <w:numPr>
          <w:ilvl w:val="0"/>
          <w:numId w:val="3"/>
        </w:numPr>
        <w:shd w:val="clear" w:color="auto" w:fill="FFFF00"/>
        <w:ind w:firstLineChars="0"/>
        <w:rPr>
          <w:sz w:val="24"/>
          <w:szCs w:val="24"/>
        </w:rPr>
      </w:pPr>
      <w:r w:rsidRPr="00807AE7">
        <w:rPr>
          <w:sz w:val="24"/>
          <w:szCs w:val="24"/>
        </w:rPr>
        <w:t>Ask</w:t>
      </w:r>
      <w:r w:rsidR="002C030B" w:rsidRPr="00807AE7">
        <w:rPr>
          <w:sz w:val="24"/>
          <w:szCs w:val="24"/>
        </w:rPr>
        <w:t xml:space="preserve"> politely if he/she has time</w:t>
      </w:r>
      <w:r w:rsidRPr="00807AE7">
        <w:rPr>
          <w:sz w:val="24"/>
          <w:szCs w:val="24"/>
        </w:rPr>
        <w:t xml:space="preserve"> for a short interview</w:t>
      </w:r>
      <w:r w:rsidR="00591CCF" w:rsidRPr="00807AE7">
        <w:rPr>
          <w:sz w:val="24"/>
          <w:szCs w:val="24"/>
        </w:rPr>
        <w:t xml:space="preserve"> (approx. </w:t>
      </w:r>
      <w:r w:rsidR="002C030B" w:rsidRPr="00807AE7">
        <w:rPr>
          <w:sz w:val="24"/>
          <w:szCs w:val="24"/>
        </w:rPr>
        <w:t>5</w:t>
      </w:r>
      <w:r w:rsidR="00E97E9F" w:rsidRPr="00807AE7">
        <w:rPr>
          <w:sz w:val="24"/>
          <w:szCs w:val="24"/>
        </w:rPr>
        <w:t>-7</w:t>
      </w:r>
      <w:r w:rsidR="002C030B" w:rsidRPr="00807AE7">
        <w:rPr>
          <w:sz w:val="24"/>
          <w:szCs w:val="24"/>
        </w:rPr>
        <w:t xml:space="preserve"> minutes) in English</w:t>
      </w:r>
      <w:r w:rsidRPr="00807AE7">
        <w:rPr>
          <w:sz w:val="24"/>
          <w:szCs w:val="24"/>
        </w:rPr>
        <w:t>.</w:t>
      </w:r>
    </w:p>
    <w:p w14:paraId="00E5BBCD" w14:textId="6F77D555" w:rsidR="002C030B" w:rsidRPr="00807AE7" w:rsidRDefault="002C030B" w:rsidP="006B2674">
      <w:pPr>
        <w:pStyle w:val="ListParagraph"/>
        <w:numPr>
          <w:ilvl w:val="0"/>
          <w:numId w:val="3"/>
        </w:numPr>
        <w:shd w:val="clear" w:color="auto" w:fill="FFFF00"/>
        <w:ind w:firstLineChars="0"/>
        <w:rPr>
          <w:sz w:val="24"/>
          <w:szCs w:val="24"/>
        </w:rPr>
      </w:pPr>
      <w:r w:rsidRPr="00807AE7">
        <w:rPr>
          <w:sz w:val="24"/>
          <w:szCs w:val="24"/>
        </w:rPr>
        <w:t>Explain that this is an exerc</w:t>
      </w:r>
      <w:r w:rsidR="003B4D50" w:rsidRPr="00807AE7">
        <w:rPr>
          <w:sz w:val="24"/>
          <w:szCs w:val="24"/>
        </w:rPr>
        <w:t>ise for a PhD Oral English</w:t>
      </w:r>
      <w:r w:rsidRPr="00807AE7">
        <w:rPr>
          <w:sz w:val="24"/>
          <w:szCs w:val="24"/>
        </w:rPr>
        <w:t xml:space="preserve"> and that one person</w:t>
      </w:r>
      <w:r w:rsidR="00292E50">
        <w:rPr>
          <w:sz w:val="24"/>
          <w:szCs w:val="24"/>
        </w:rPr>
        <w:t xml:space="preserve"> (the interviewer)</w:t>
      </w:r>
      <w:r w:rsidRPr="00807AE7">
        <w:rPr>
          <w:sz w:val="24"/>
          <w:szCs w:val="24"/>
        </w:rPr>
        <w:t xml:space="preserve"> will ask questions and the other</w:t>
      </w:r>
      <w:r w:rsidR="00292E50">
        <w:rPr>
          <w:sz w:val="24"/>
          <w:szCs w:val="24"/>
        </w:rPr>
        <w:t xml:space="preserve"> </w:t>
      </w:r>
      <w:r w:rsidR="003B4D50" w:rsidRPr="00807AE7">
        <w:rPr>
          <w:sz w:val="24"/>
          <w:szCs w:val="24"/>
        </w:rPr>
        <w:t>(</w:t>
      </w:r>
      <w:r w:rsidR="00292E50">
        <w:rPr>
          <w:sz w:val="24"/>
          <w:szCs w:val="24"/>
        </w:rPr>
        <w:t>recorder(</w:t>
      </w:r>
      <w:r w:rsidR="003B4D50" w:rsidRPr="00807AE7">
        <w:rPr>
          <w:sz w:val="24"/>
          <w:szCs w:val="24"/>
        </w:rPr>
        <w:t>s)</w:t>
      </w:r>
      <w:r w:rsidR="00292E50">
        <w:rPr>
          <w:sz w:val="24"/>
          <w:szCs w:val="24"/>
        </w:rPr>
        <w:t>)</w:t>
      </w:r>
      <w:r w:rsidRPr="00807AE7">
        <w:rPr>
          <w:sz w:val="24"/>
          <w:szCs w:val="24"/>
        </w:rPr>
        <w:t xml:space="preserve"> will record notes</w:t>
      </w:r>
      <w:r w:rsidR="00EA7DED">
        <w:rPr>
          <w:sz w:val="24"/>
          <w:szCs w:val="24"/>
        </w:rPr>
        <w:t>; and</w:t>
      </w:r>
    </w:p>
    <w:p w14:paraId="66BC8BE3" w14:textId="77777777" w:rsidR="00844298" w:rsidRDefault="00591CCF" w:rsidP="00844298">
      <w:pPr>
        <w:pStyle w:val="ListParagraph"/>
        <w:numPr>
          <w:ilvl w:val="0"/>
          <w:numId w:val="3"/>
        </w:numPr>
        <w:shd w:val="clear" w:color="auto" w:fill="FFFF00"/>
        <w:ind w:left="0" w:firstLineChars="0" w:firstLine="0"/>
        <w:rPr>
          <w:sz w:val="24"/>
          <w:szCs w:val="24"/>
        </w:rPr>
      </w:pPr>
      <w:r w:rsidRPr="00807AE7">
        <w:rPr>
          <w:sz w:val="24"/>
          <w:szCs w:val="24"/>
        </w:rPr>
        <w:t>If a positive response</w:t>
      </w:r>
      <w:r w:rsidR="000C2D7B" w:rsidRPr="00807AE7">
        <w:rPr>
          <w:sz w:val="24"/>
          <w:szCs w:val="24"/>
        </w:rPr>
        <w:t xml:space="preserve">, continue with </w:t>
      </w:r>
      <w:r w:rsidR="00292E50">
        <w:rPr>
          <w:sz w:val="24"/>
          <w:szCs w:val="24"/>
        </w:rPr>
        <w:t>your</w:t>
      </w:r>
      <w:r w:rsidR="000C2D7B" w:rsidRPr="00807AE7">
        <w:rPr>
          <w:sz w:val="24"/>
          <w:szCs w:val="24"/>
        </w:rPr>
        <w:t xml:space="preserve"> </w:t>
      </w:r>
      <w:bookmarkStart w:id="5" w:name="_Hlk20074386"/>
      <w:r w:rsidR="000C2D7B" w:rsidRPr="00807AE7">
        <w:rPr>
          <w:sz w:val="24"/>
          <w:szCs w:val="24"/>
        </w:rPr>
        <w:t>questions</w:t>
      </w:r>
      <w:r w:rsidR="00EA7DED">
        <w:rPr>
          <w:rStyle w:val="FootnoteReference"/>
          <w:sz w:val="24"/>
          <w:szCs w:val="24"/>
        </w:rPr>
        <w:footnoteReference w:id="1"/>
      </w:r>
      <w:r w:rsidR="00EA7DED">
        <w:rPr>
          <w:sz w:val="24"/>
          <w:szCs w:val="24"/>
        </w:rPr>
        <w:t>.</w:t>
      </w:r>
      <w:bookmarkEnd w:id="5"/>
    </w:p>
    <w:p w14:paraId="194408D8" w14:textId="04131FEB" w:rsidR="00E5518E" w:rsidRPr="00844298" w:rsidRDefault="00A60CB7" w:rsidP="00844298">
      <w:pPr>
        <w:pStyle w:val="ListParagraph"/>
        <w:numPr>
          <w:ilvl w:val="0"/>
          <w:numId w:val="3"/>
        </w:numPr>
        <w:shd w:val="clear" w:color="auto" w:fill="FFFF00"/>
        <w:ind w:left="426" w:firstLineChars="0" w:hanging="426"/>
        <w:rPr>
          <w:bCs/>
          <w:iCs/>
          <w:sz w:val="24"/>
          <w:szCs w:val="24"/>
        </w:rPr>
      </w:pPr>
      <w:r w:rsidRPr="00844298">
        <w:rPr>
          <w:bCs/>
          <w:iCs/>
          <w:sz w:val="24"/>
          <w:szCs w:val="24"/>
        </w:rPr>
        <w:lastRenderedPageBreak/>
        <w:t>The interview</w:t>
      </w:r>
      <w:r w:rsidR="00844298">
        <w:rPr>
          <w:bCs/>
          <w:iCs/>
          <w:sz w:val="24"/>
          <w:szCs w:val="24"/>
        </w:rPr>
        <w:t>s</w:t>
      </w:r>
      <w:r w:rsidRPr="00844298">
        <w:rPr>
          <w:bCs/>
          <w:iCs/>
          <w:sz w:val="24"/>
          <w:szCs w:val="24"/>
        </w:rPr>
        <w:t xml:space="preserve"> may be done as a</w:t>
      </w:r>
      <w:r w:rsidR="00844298">
        <w:rPr>
          <w:bCs/>
          <w:iCs/>
          <w:sz w:val="24"/>
          <w:szCs w:val="24"/>
        </w:rPr>
        <w:t xml:space="preserve"> series of</w:t>
      </w:r>
      <w:r w:rsidRPr="00844298">
        <w:rPr>
          <w:bCs/>
          <w:iCs/>
          <w:sz w:val="24"/>
          <w:szCs w:val="24"/>
        </w:rPr>
        <w:t xml:space="preserve"> individual interview</w:t>
      </w:r>
      <w:r w:rsidR="00844298">
        <w:rPr>
          <w:bCs/>
          <w:iCs/>
          <w:sz w:val="24"/>
          <w:szCs w:val="24"/>
        </w:rPr>
        <w:t xml:space="preserve">s, a </w:t>
      </w:r>
      <w:r w:rsidRPr="00844298">
        <w:rPr>
          <w:bCs/>
          <w:iCs/>
          <w:sz w:val="24"/>
          <w:szCs w:val="24"/>
        </w:rPr>
        <w:t>group interview</w:t>
      </w:r>
      <w:r w:rsidR="00844298">
        <w:rPr>
          <w:bCs/>
          <w:iCs/>
          <w:sz w:val="24"/>
          <w:szCs w:val="24"/>
        </w:rPr>
        <w:t xml:space="preserve">, or both </w:t>
      </w:r>
      <w:r w:rsidR="00E5518E" w:rsidRPr="00844298">
        <w:rPr>
          <w:bCs/>
          <w:iCs/>
          <w:sz w:val="24"/>
          <w:szCs w:val="24"/>
        </w:rPr>
        <w:t>(some interviewees may be interviewed individually and some may be interviewed in a group)</w:t>
      </w:r>
      <w:r w:rsidR="00844298">
        <w:rPr>
          <w:bCs/>
          <w:iCs/>
          <w:sz w:val="24"/>
          <w:szCs w:val="24"/>
        </w:rPr>
        <w:t xml:space="preserve"> – generally avoid all group interviews</w:t>
      </w:r>
    </w:p>
    <w:p w14:paraId="03F1DBA8" w14:textId="4ED17198" w:rsidR="000C2D7B" w:rsidRPr="00807AE7" w:rsidRDefault="000C2D7B" w:rsidP="006B2674">
      <w:pPr>
        <w:pStyle w:val="ListParagraph"/>
        <w:numPr>
          <w:ilvl w:val="0"/>
          <w:numId w:val="4"/>
        </w:numPr>
        <w:shd w:val="clear" w:color="auto" w:fill="FFFF00"/>
        <w:ind w:firstLineChars="0"/>
        <w:rPr>
          <w:sz w:val="24"/>
          <w:szCs w:val="24"/>
        </w:rPr>
      </w:pPr>
      <w:r w:rsidRPr="00844298">
        <w:rPr>
          <w:rFonts w:hint="eastAsia"/>
          <w:bCs/>
          <w:iCs/>
          <w:sz w:val="24"/>
          <w:szCs w:val="24"/>
        </w:rPr>
        <w:t>Thank the interviewee</w:t>
      </w:r>
      <w:r w:rsidR="00A60CB7" w:rsidRPr="00844298">
        <w:rPr>
          <w:iCs/>
          <w:sz w:val="24"/>
          <w:szCs w:val="24"/>
        </w:rPr>
        <w:t>/s</w:t>
      </w:r>
      <w:r w:rsidRPr="00844298">
        <w:rPr>
          <w:rFonts w:hint="eastAsia"/>
          <w:iCs/>
          <w:sz w:val="24"/>
          <w:szCs w:val="24"/>
        </w:rPr>
        <w:t xml:space="preserve"> and end the interview</w:t>
      </w:r>
      <w:r w:rsidRPr="00807AE7">
        <w:rPr>
          <w:rFonts w:hint="eastAsia"/>
          <w:sz w:val="24"/>
          <w:szCs w:val="24"/>
        </w:rPr>
        <w:t>.</w:t>
      </w:r>
    </w:p>
    <w:p w14:paraId="33DCAB93" w14:textId="261EEEDA" w:rsidR="008F6BF4" w:rsidRPr="00807AE7" w:rsidRDefault="002C030B" w:rsidP="006B2674">
      <w:pPr>
        <w:pStyle w:val="ListParagraph"/>
        <w:numPr>
          <w:ilvl w:val="0"/>
          <w:numId w:val="4"/>
        </w:numPr>
        <w:shd w:val="clear" w:color="auto" w:fill="FFFF00"/>
        <w:ind w:firstLineChars="0"/>
        <w:rPr>
          <w:sz w:val="24"/>
          <w:szCs w:val="24"/>
        </w:rPr>
      </w:pPr>
      <w:r w:rsidRPr="00807AE7">
        <w:rPr>
          <w:rFonts w:hint="eastAsia"/>
          <w:sz w:val="24"/>
          <w:szCs w:val="24"/>
        </w:rPr>
        <w:t xml:space="preserve">Review </w:t>
      </w:r>
      <w:r w:rsidR="000C2D7B" w:rsidRPr="00807AE7">
        <w:rPr>
          <w:rFonts w:hint="eastAsia"/>
          <w:sz w:val="24"/>
          <w:szCs w:val="24"/>
        </w:rPr>
        <w:t>the interviewee</w:t>
      </w:r>
      <w:r w:rsidR="000C2D7B" w:rsidRPr="00807AE7">
        <w:rPr>
          <w:sz w:val="24"/>
          <w:szCs w:val="24"/>
        </w:rPr>
        <w:t>’</w:t>
      </w:r>
      <w:r w:rsidR="000C2D7B" w:rsidRPr="00807AE7">
        <w:rPr>
          <w:rFonts w:hint="eastAsia"/>
          <w:sz w:val="24"/>
          <w:szCs w:val="24"/>
        </w:rPr>
        <w:t>s answer</w:t>
      </w:r>
      <w:r w:rsidRPr="00807AE7">
        <w:rPr>
          <w:sz w:val="24"/>
          <w:szCs w:val="24"/>
        </w:rPr>
        <w:t>s</w:t>
      </w:r>
      <w:r w:rsidR="000C2D7B" w:rsidRPr="00807AE7">
        <w:rPr>
          <w:rFonts w:hint="eastAsia"/>
          <w:sz w:val="24"/>
          <w:szCs w:val="24"/>
        </w:rPr>
        <w:t xml:space="preserve"> and </w:t>
      </w:r>
      <w:r w:rsidR="00F323B1">
        <w:rPr>
          <w:sz w:val="24"/>
          <w:szCs w:val="24"/>
        </w:rPr>
        <w:t>improve your questions</w:t>
      </w:r>
      <w:r w:rsidR="00844298">
        <w:rPr>
          <w:sz w:val="24"/>
          <w:szCs w:val="24"/>
        </w:rPr>
        <w:t xml:space="preserve"> and approach</w:t>
      </w:r>
      <w:r w:rsidR="000C2D7B" w:rsidRPr="00807AE7">
        <w:rPr>
          <w:rFonts w:hint="eastAsia"/>
          <w:sz w:val="24"/>
          <w:szCs w:val="24"/>
        </w:rPr>
        <w:t>.</w:t>
      </w:r>
    </w:p>
    <w:p w14:paraId="5CDCAE5B" w14:textId="77777777" w:rsidR="008F6BF4" w:rsidRPr="008F6BF4" w:rsidRDefault="008F6BF4" w:rsidP="006B2674">
      <w:pPr>
        <w:shd w:val="clear" w:color="auto" w:fill="FFFF00"/>
        <w:rPr>
          <w:b/>
        </w:rPr>
      </w:pPr>
    </w:p>
    <w:p w14:paraId="4BD5652D" w14:textId="012198F2" w:rsidR="008F6BF4" w:rsidRPr="008F6BF4" w:rsidRDefault="008F6BF4" w:rsidP="006B2674">
      <w:pPr>
        <w:shd w:val="clear" w:color="auto" w:fill="FFFF00"/>
        <w:rPr>
          <w:b/>
        </w:rPr>
      </w:pPr>
      <w:r>
        <w:rPr>
          <w:rFonts w:ascii="Arial Black" w:hAnsi="Arial Black"/>
          <w:b/>
          <w:u w:val="single"/>
        </w:rPr>
        <w:t>B</w:t>
      </w:r>
      <w:r w:rsidRPr="008F6BF4">
        <w:rPr>
          <w:rFonts w:ascii="Arial Black" w:hAnsi="Arial Black"/>
          <w:b/>
          <w:u w:val="single"/>
        </w:rPr>
        <w:t xml:space="preserve">. Interview </w:t>
      </w:r>
      <w:r>
        <w:rPr>
          <w:rFonts w:ascii="Arial Black" w:hAnsi="Arial Black" w:hint="eastAsia"/>
          <w:b/>
          <w:u w:val="single"/>
        </w:rPr>
        <w:t>Report</w:t>
      </w:r>
    </w:p>
    <w:p w14:paraId="228BAD5A" w14:textId="0F57DD37" w:rsidR="002C030B" w:rsidRPr="00807AE7" w:rsidRDefault="000004E8" w:rsidP="006B2674">
      <w:pPr>
        <w:pStyle w:val="ListParagraph"/>
        <w:numPr>
          <w:ilvl w:val="0"/>
          <w:numId w:val="4"/>
        </w:numPr>
        <w:shd w:val="clear" w:color="auto" w:fill="FFFF00"/>
        <w:ind w:firstLineChars="0"/>
        <w:rPr>
          <w:sz w:val="24"/>
          <w:szCs w:val="24"/>
        </w:rPr>
      </w:pPr>
      <w:r w:rsidRPr="00807AE7">
        <w:rPr>
          <w:sz w:val="24"/>
          <w:szCs w:val="24"/>
        </w:rPr>
        <w:t>Prepare</w:t>
      </w:r>
      <w:r w:rsidR="002C030B" w:rsidRPr="00807AE7">
        <w:rPr>
          <w:sz w:val="24"/>
          <w:szCs w:val="24"/>
        </w:rPr>
        <w:t xml:space="preserve"> brief written report</w:t>
      </w:r>
      <w:r w:rsidR="006B2674">
        <w:rPr>
          <w:sz w:val="24"/>
          <w:szCs w:val="24"/>
        </w:rPr>
        <w:t xml:space="preserve"> in WORD</w:t>
      </w:r>
      <w:r w:rsidR="00010EB0">
        <w:rPr>
          <w:sz w:val="24"/>
          <w:szCs w:val="24"/>
        </w:rPr>
        <w:t xml:space="preserve"> </w:t>
      </w:r>
      <w:r w:rsidR="008F6BF4" w:rsidRPr="00807AE7">
        <w:rPr>
          <w:sz w:val="24"/>
          <w:szCs w:val="24"/>
        </w:rPr>
        <w:t xml:space="preserve">(see </w:t>
      </w:r>
      <w:r w:rsidR="00F323B1">
        <w:rPr>
          <w:sz w:val="24"/>
          <w:szCs w:val="24"/>
        </w:rPr>
        <w:t xml:space="preserve">Appendix 1 </w:t>
      </w:r>
      <w:r w:rsidR="008F6BF4" w:rsidRPr="00807AE7">
        <w:rPr>
          <w:sz w:val="24"/>
          <w:szCs w:val="24"/>
        </w:rPr>
        <w:t>sample report style below</w:t>
      </w:r>
      <w:r w:rsidR="00010EB0">
        <w:rPr>
          <w:sz w:val="24"/>
          <w:szCs w:val="24"/>
        </w:rPr>
        <w:t xml:space="preserve"> – be sure to complete the Interview Team Overall Assessments</w:t>
      </w:r>
      <w:r w:rsidR="008F6BF4" w:rsidRPr="00807AE7">
        <w:rPr>
          <w:sz w:val="24"/>
          <w:szCs w:val="24"/>
        </w:rPr>
        <w:t>)</w:t>
      </w:r>
      <w:r w:rsidR="00010EB0">
        <w:rPr>
          <w:sz w:val="24"/>
          <w:szCs w:val="24"/>
        </w:rPr>
        <w:t xml:space="preserve"> </w:t>
      </w:r>
      <w:r w:rsidR="00010EB0" w:rsidRPr="00E15945">
        <w:rPr>
          <w:sz w:val="24"/>
          <w:szCs w:val="24"/>
          <w:u w:val="single"/>
        </w:rPr>
        <w:t>and</w:t>
      </w:r>
      <w:r w:rsidR="00010EB0">
        <w:rPr>
          <w:sz w:val="24"/>
          <w:szCs w:val="24"/>
        </w:rPr>
        <w:t xml:space="preserve"> complete Table of Statistical Data (</w:t>
      </w:r>
      <w:r w:rsidR="00F323B1">
        <w:rPr>
          <w:sz w:val="24"/>
          <w:szCs w:val="24"/>
        </w:rPr>
        <w:t>at the end of Appendix 1</w:t>
      </w:r>
      <w:r w:rsidR="00010EB0">
        <w:rPr>
          <w:sz w:val="24"/>
          <w:szCs w:val="24"/>
        </w:rPr>
        <w:t>)</w:t>
      </w:r>
    </w:p>
    <w:p w14:paraId="36C683DD" w14:textId="39FABE90" w:rsidR="00010EB0" w:rsidRPr="00010EB0" w:rsidRDefault="00C82340" w:rsidP="006B2674">
      <w:pPr>
        <w:pStyle w:val="ListParagraph"/>
        <w:numPr>
          <w:ilvl w:val="0"/>
          <w:numId w:val="4"/>
        </w:numPr>
        <w:shd w:val="clear" w:color="auto" w:fill="FFFF00"/>
        <w:ind w:right="-383" w:firstLineChars="0"/>
        <w:jc w:val="left"/>
        <w:rPr>
          <w:bCs/>
          <w:i/>
          <w:sz w:val="24"/>
          <w:szCs w:val="24"/>
        </w:rPr>
      </w:pPr>
      <w:r w:rsidRPr="00807AE7">
        <w:rPr>
          <w:bCs/>
          <w:i/>
          <w:sz w:val="24"/>
          <w:szCs w:val="24"/>
        </w:rPr>
        <w:t xml:space="preserve">Save </w:t>
      </w:r>
      <w:r w:rsidR="00E97E9F" w:rsidRPr="00807AE7">
        <w:rPr>
          <w:bCs/>
          <w:i/>
          <w:sz w:val="24"/>
          <w:szCs w:val="24"/>
        </w:rPr>
        <w:t xml:space="preserve">report </w:t>
      </w:r>
      <w:r w:rsidRPr="00807AE7">
        <w:rPr>
          <w:bCs/>
          <w:i/>
          <w:sz w:val="24"/>
          <w:szCs w:val="24"/>
        </w:rPr>
        <w:t xml:space="preserve">in WORD (with names in alphabetical order) as: </w:t>
      </w:r>
      <w:r w:rsidRPr="00807AE7">
        <w:rPr>
          <w:bCs/>
          <w:i/>
          <w:sz w:val="24"/>
          <w:szCs w:val="24"/>
          <w:lang w:val="en-CA"/>
        </w:rPr>
        <w:t>(initials of team member)+ (initials of team member) (name in Chinese) &amp; (name in Chinese)</w:t>
      </w:r>
      <w:r w:rsidR="003B4D50" w:rsidRPr="00807AE7">
        <w:rPr>
          <w:bCs/>
          <w:i/>
          <w:sz w:val="24"/>
          <w:szCs w:val="24"/>
          <w:lang w:val="en-CA"/>
        </w:rPr>
        <w:t xml:space="preserve"> OE(10,11, or 12)</w:t>
      </w:r>
      <w:r w:rsidRPr="00807AE7">
        <w:rPr>
          <w:bCs/>
          <w:i/>
          <w:sz w:val="24"/>
          <w:szCs w:val="24"/>
          <w:lang w:val="en-CA"/>
        </w:rPr>
        <w:t xml:space="preserve"> Cl Ch Interview Report.docx</w:t>
      </w:r>
      <w:r w:rsidRPr="00807AE7">
        <w:rPr>
          <w:bCs/>
          <w:i/>
          <w:sz w:val="24"/>
          <w:szCs w:val="24"/>
        </w:rPr>
        <w:t>) ) so, for instance:</w:t>
      </w:r>
      <w:r w:rsidRPr="00807AE7">
        <w:rPr>
          <w:b/>
          <w:bCs/>
          <w:i/>
          <w:iCs/>
          <w:sz w:val="24"/>
          <w:szCs w:val="24"/>
          <w:lang w:val="en-CA"/>
        </w:rPr>
        <w:t xml:space="preserve"> </w:t>
      </w:r>
      <w:r w:rsidRPr="00807AE7">
        <w:rPr>
          <w:b/>
          <w:bCs/>
          <w:i/>
          <w:sz w:val="24"/>
          <w:szCs w:val="24"/>
          <w:lang w:val="en-CA"/>
        </w:rPr>
        <w:t xml:space="preserve">“BSL+XR+ZYQ </w:t>
      </w:r>
      <w:r w:rsidRPr="00807AE7">
        <w:rPr>
          <w:b/>
          <w:bCs/>
          <w:i/>
          <w:sz w:val="24"/>
          <w:szCs w:val="24"/>
          <w:lang w:val="en-CA"/>
        </w:rPr>
        <w:t>白树林</w:t>
      </w:r>
      <w:r w:rsidRPr="00807AE7">
        <w:rPr>
          <w:b/>
          <w:bCs/>
          <w:i/>
          <w:sz w:val="24"/>
          <w:szCs w:val="24"/>
          <w:lang w:val="en-CA"/>
        </w:rPr>
        <w:t>&amp;</w:t>
      </w:r>
      <w:r w:rsidRPr="00807AE7">
        <w:rPr>
          <w:b/>
          <w:bCs/>
          <w:i/>
          <w:sz w:val="24"/>
          <w:szCs w:val="24"/>
          <w:lang w:val="en-CA"/>
        </w:rPr>
        <w:t>许熔</w:t>
      </w:r>
      <w:r w:rsidRPr="00807AE7">
        <w:rPr>
          <w:b/>
          <w:bCs/>
          <w:i/>
          <w:sz w:val="24"/>
          <w:szCs w:val="24"/>
          <w:lang w:val="en-CA"/>
        </w:rPr>
        <w:t>&amp;</w:t>
      </w:r>
      <w:r w:rsidRPr="00807AE7">
        <w:rPr>
          <w:b/>
          <w:bCs/>
          <w:i/>
          <w:sz w:val="24"/>
          <w:szCs w:val="24"/>
          <w:lang w:val="en-CA"/>
        </w:rPr>
        <w:t>张焉耆</w:t>
      </w:r>
      <w:r w:rsidR="003B4D50" w:rsidRPr="00807AE7">
        <w:rPr>
          <w:b/>
          <w:bCs/>
          <w:i/>
          <w:sz w:val="24"/>
          <w:szCs w:val="24"/>
          <w:lang w:val="en-CA"/>
        </w:rPr>
        <w:t xml:space="preserve"> OE (</w:t>
      </w:r>
      <w:r w:rsidR="003B4D50" w:rsidRPr="00F323B1">
        <w:rPr>
          <w:i/>
          <w:sz w:val="24"/>
          <w:szCs w:val="24"/>
          <w:lang w:val="en-CA"/>
        </w:rPr>
        <w:t>10,11, or 12</w:t>
      </w:r>
      <w:r w:rsidR="003B4D50" w:rsidRPr="00807AE7">
        <w:rPr>
          <w:b/>
          <w:bCs/>
          <w:i/>
          <w:sz w:val="24"/>
          <w:szCs w:val="24"/>
          <w:lang w:val="en-CA"/>
        </w:rPr>
        <w:t xml:space="preserve">) </w:t>
      </w:r>
      <w:r w:rsidRPr="00807AE7">
        <w:rPr>
          <w:b/>
          <w:bCs/>
          <w:i/>
          <w:sz w:val="24"/>
          <w:szCs w:val="24"/>
          <w:lang w:val="en-CA"/>
        </w:rPr>
        <w:t xml:space="preserve">Cl Ch Interview Report.docx” </w:t>
      </w:r>
      <w:r w:rsidRPr="00807AE7">
        <w:rPr>
          <w:bCs/>
          <w:i/>
          <w:sz w:val="24"/>
          <w:szCs w:val="24"/>
          <w:lang w:val="en-CA"/>
        </w:rPr>
        <w:t xml:space="preserve">(use alphabetical order with all (3 or 4) names </w:t>
      </w:r>
      <w:r w:rsidRPr="00807AE7">
        <w:rPr>
          <w:b/>
          <w:sz w:val="24"/>
          <w:szCs w:val="24"/>
        </w:rPr>
        <w:t xml:space="preserve">and </w:t>
      </w:r>
    </w:p>
    <w:p w14:paraId="551E7B72" w14:textId="5A54FFD4" w:rsidR="00C82340" w:rsidRPr="00292E50" w:rsidRDefault="00010EB0" w:rsidP="006B2674">
      <w:pPr>
        <w:pStyle w:val="ListParagraph"/>
        <w:numPr>
          <w:ilvl w:val="0"/>
          <w:numId w:val="4"/>
        </w:numPr>
        <w:shd w:val="clear" w:color="auto" w:fill="FFFF00"/>
        <w:ind w:right="-383" w:firstLineChars="0"/>
        <w:jc w:val="left"/>
        <w:rPr>
          <w:bCs/>
          <w:i/>
          <w:sz w:val="24"/>
          <w:szCs w:val="24"/>
        </w:rPr>
      </w:pPr>
      <w:r>
        <w:rPr>
          <w:b/>
          <w:sz w:val="24"/>
          <w:szCs w:val="24"/>
        </w:rPr>
        <w:t>S</w:t>
      </w:r>
      <w:r w:rsidR="00C82340" w:rsidRPr="00807AE7">
        <w:rPr>
          <w:b/>
          <w:sz w:val="24"/>
          <w:szCs w:val="24"/>
        </w:rPr>
        <w:t>ubmit</w:t>
      </w:r>
      <w:r w:rsidR="004E21C6" w:rsidRPr="00807AE7">
        <w:rPr>
          <w:b/>
          <w:sz w:val="24"/>
          <w:szCs w:val="24"/>
        </w:rPr>
        <w:t xml:space="preserve"> </w:t>
      </w:r>
      <w:r w:rsidR="00F1434F">
        <w:rPr>
          <w:b/>
          <w:sz w:val="24"/>
          <w:szCs w:val="24"/>
        </w:rPr>
        <w:t>Interview R</w:t>
      </w:r>
      <w:r w:rsidR="00E15945">
        <w:rPr>
          <w:b/>
          <w:sz w:val="24"/>
          <w:szCs w:val="24"/>
        </w:rPr>
        <w:t xml:space="preserve">eport </w:t>
      </w:r>
      <w:r w:rsidR="004E21C6" w:rsidRPr="00807AE7">
        <w:rPr>
          <w:b/>
          <w:sz w:val="24"/>
          <w:szCs w:val="24"/>
        </w:rPr>
        <w:t xml:space="preserve">to </w:t>
      </w:r>
      <w:r w:rsidR="006B2674">
        <w:rPr>
          <w:b/>
          <w:sz w:val="24"/>
          <w:szCs w:val="24"/>
        </w:rPr>
        <w:t>TA Wu</w:t>
      </w:r>
      <w:r w:rsidR="00C82340" w:rsidRPr="00807AE7">
        <w:rPr>
          <w:b/>
          <w:sz w:val="24"/>
          <w:szCs w:val="24"/>
        </w:rPr>
        <w:t xml:space="preserve"> by </w:t>
      </w:r>
      <w:r w:rsidR="00DD5E74">
        <w:rPr>
          <w:b/>
          <w:sz w:val="24"/>
          <w:szCs w:val="24"/>
        </w:rPr>
        <w:t xml:space="preserve">6pm on </w:t>
      </w:r>
      <w:r w:rsidR="00DD5E74" w:rsidRPr="00DD5E74">
        <w:rPr>
          <w:b/>
          <w:color w:val="FF0000"/>
          <w:sz w:val="24"/>
          <w:szCs w:val="24"/>
        </w:rPr>
        <w:t xml:space="preserve">Saturday, Oct </w:t>
      </w:r>
      <w:r w:rsidR="006B2674">
        <w:rPr>
          <w:b/>
          <w:color w:val="FF0000"/>
          <w:sz w:val="24"/>
          <w:szCs w:val="24"/>
        </w:rPr>
        <w:t>12</w:t>
      </w:r>
      <w:r w:rsidR="00C82340" w:rsidRPr="00DD5E74">
        <w:rPr>
          <w:b/>
          <w:color w:val="FF0000"/>
          <w:sz w:val="24"/>
          <w:szCs w:val="24"/>
        </w:rPr>
        <w:t>, 201</w:t>
      </w:r>
      <w:ins w:id="6" w:author="tikar" w:date="2019-09-25T04:52:00Z">
        <w:r w:rsidR="00A943AD">
          <w:rPr>
            <w:b/>
            <w:color w:val="FF0000"/>
            <w:sz w:val="24"/>
            <w:szCs w:val="24"/>
          </w:rPr>
          <w:t>9</w:t>
        </w:r>
      </w:ins>
      <w:del w:id="7" w:author="tikar" w:date="2019-09-25T04:52:00Z">
        <w:r w:rsidR="00591CCF" w:rsidRPr="00DD5E74" w:rsidDel="00A943AD">
          <w:rPr>
            <w:b/>
            <w:color w:val="FF0000"/>
            <w:sz w:val="24"/>
            <w:szCs w:val="24"/>
          </w:rPr>
          <w:delText>8</w:delText>
        </w:r>
      </w:del>
      <w:r w:rsidR="00292E50">
        <w:rPr>
          <w:b/>
          <w:color w:val="FF0000"/>
          <w:sz w:val="24"/>
          <w:szCs w:val="24"/>
        </w:rPr>
        <w:t xml:space="preserve"> </w:t>
      </w:r>
      <w:r w:rsidR="00292E50" w:rsidRPr="00292E50">
        <w:rPr>
          <w:b/>
          <w:sz w:val="24"/>
          <w:szCs w:val="24"/>
        </w:rPr>
        <w:t>as follows:</w:t>
      </w:r>
    </w:p>
    <w:p w14:paraId="3730E4F1" w14:textId="027C87D5" w:rsidR="00292E50" w:rsidRPr="00292E50" w:rsidRDefault="000D4D27" w:rsidP="00292E50">
      <w:pPr>
        <w:pStyle w:val="ListParagraph"/>
        <w:numPr>
          <w:ilvl w:val="1"/>
          <w:numId w:val="4"/>
        </w:numPr>
        <w:shd w:val="clear" w:color="auto" w:fill="FFFF00"/>
        <w:ind w:right="-383" w:firstLineChars="0"/>
        <w:jc w:val="left"/>
        <w:rPr>
          <w:bCs/>
          <w:i/>
          <w:sz w:val="24"/>
          <w:szCs w:val="24"/>
        </w:rPr>
      </w:pPr>
      <w:hyperlink r:id="rId9" w:history="1">
        <w:r w:rsidR="00292E50" w:rsidRPr="009B0B70">
          <w:rPr>
            <w:rStyle w:val="Hyperlink"/>
            <w:b/>
            <w:sz w:val="24"/>
            <w:szCs w:val="24"/>
          </w:rPr>
          <w:t>OEfPhD01@163.com</w:t>
        </w:r>
      </w:hyperlink>
      <w:r w:rsidR="00292E50">
        <w:rPr>
          <w:b/>
          <w:sz w:val="24"/>
          <w:szCs w:val="24"/>
        </w:rPr>
        <w:t xml:space="preserve"> (for OE10)</w:t>
      </w:r>
    </w:p>
    <w:p w14:paraId="35E27B29" w14:textId="7F93E1BA" w:rsidR="00292E50" w:rsidRPr="00292E50" w:rsidRDefault="000D4D27" w:rsidP="00292E50">
      <w:pPr>
        <w:pStyle w:val="ListParagraph"/>
        <w:numPr>
          <w:ilvl w:val="1"/>
          <w:numId w:val="4"/>
        </w:numPr>
        <w:shd w:val="clear" w:color="auto" w:fill="FFFF00"/>
        <w:ind w:right="-383" w:firstLineChars="0"/>
        <w:jc w:val="left"/>
        <w:rPr>
          <w:bCs/>
          <w:i/>
          <w:sz w:val="24"/>
          <w:szCs w:val="24"/>
        </w:rPr>
      </w:pPr>
      <w:hyperlink r:id="rId10" w:history="1">
        <w:r w:rsidR="00292E50" w:rsidRPr="009B0B70">
          <w:rPr>
            <w:rStyle w:val="Hyperlink"/>
            <w:b/>
            <w:sz w:val="24"/>
            <w:szCs w:val="24"/>
          </w:rPr>
          <w:t>OEfPhD02@163.com</w:t>
        </w:r>
      </w:hyperlink>
      <w:r w:rsidR="00292E50">
        <w:rPr>
          <w:b/>
          <w:sz w:val="24"/>
          <w:szCs w:val="24"/>
        </w:rPr>
        <w:t xml:space="preserve"> (for OE11)</w:t>
      </w:r>
    </w:p>
    <w:p w14:paraId="13450235" w14:textId="20D8C110" w:rsidR="00292E50" w:rsidRPr="00807AE7" w:rsidRDefault="000D4D27" w:rsidP="00292E50">
      <w:pPr>
        <w:pStyle w:val="ListParagraph"/>
        <w:numPr>
          <w:ilvl w:val="1"/>
          <w:numId w:val="4"/>
        </w:numPr>
        <w:shd w:val="clear" w:color="auto" w:fill="FFFF00"/>
        <w:ind w:right="-383" w:firstLineChars="0"/>
        <w:jc w:val="left"/>
        <w:rPr>
          <w:bCs/>
          <w:i/>
          <w:sz w:val="24"/>
          <w:szCs w:val="24"/>
        </w:rPr>
      </w:pPr>
      <w:hyperlink r:id="rId11" w:history="1">
        <w:r w:rsidR="00292E50" w:rsidRPr="009B0B70">
          <w:rPr>
            <w:rStyle w:val="Hyperlink"/>
            <w:b/>
            <w:sz w:val="24"/>
            <w:szCs w:val="24"/>
          </w:rPr>
          <w:t>OEfPhD03@163.com</w:t>
        </w:r>
      </w:hyperlink>
      <w:r w:rsidR="00292E50">
        <w:rPr>
          <w:b/>
          <w:sz w:val="24"/>
          <w:szCs w:val="24"/>
        </w:rPr>
        <w:t xml:space="preserve"> (for OE12) </w:t>
      </w:r>
    </w:p>
    <w:p w14:paraId="4BD34A05" w14:textId="77777777" w:rsidR="006B2674" w:rsidRPr="006B2674" w:rsidRDefault="006B2674" w:rsidP="00F73F17">
      <w:pPr>
        <w:shd w:val="clear" w:color="auto" w:fill="FFFF00"/>
        <w:rPr>
          <w:rFonts w:ascii="Arial" w:hAnsi="Arial" w:cs="Arial"/>
          <w:b/>
          <w:i/>
          <w:iCs/>
        </w:rPr>
      </w:pPr>
    </w:p>
    <w:p w14:paraId="6533C2C1" w14:textId="1A2AA822" w:rsidR="000004E8" w:rsidRPr="008F6BF4" w:rsidRDefault="008F6BF4" w:rsidP="006B2674">
      <w:pPr>
        <w:shd w:val="clear" w:color="auto" w:fill="FFFF00"/>
        <w:rPr>
          <w:rFonts w:ascii="Arial Black" w:hAnsi="Arial Black"/>
          <w:b/>
          <w:u w:val="single"/>
        </w:rPr>
      </w:pPr>
      <w:r>
        <w:rPr>
          <w:rFonts w:ascii="Arial Black" w:hAnsi="Arial Black"/>
          <w:b/>
          <w:u w:val="single"/>
        </w:rPr>
        <w:t>C</w:t>
      </w:r>
      <w:r w:rsidRPr="008F6BF4">
        <w:rPr>
          <w:rFonts w:ascii="Arial Black" w:hAnsi="Arial Black"/>
          <w:b/>
          <w:u w:val="single"/>
        </w:rPr>
        <w:t xml:space="preserve">. Interview </w:t>
      </w:r>
      <w:r>
        <w:rPr>
          <w:rFonts w:ascii="Arial Black" w:hAnsi="Arial Black" w:hint="eastAsia"/>
          <w:b/>
          <w:u w:val="single"/>
        </w:rPr>
        <w:t>Report Presentation</w:t>
      </w:r>
    </w:p>
    <w:p w14:paraId="72A82599" w14:textId="4547F163" w:rsidR="000C2D7B" w:rsidRDefault="002C030B" w:rsidP="006B2674">
      <w:pPr>
        <w:pStyle w:val="ListParagraph"/>
        <w:numPr>
          <w:ilvl w:val="0"/>
          <w:numId w:val="4"/>
        </w:numPr>
        <w:shd w:val="clear" w:color="auto" w:fill="FFFF00"/>
        <w:ind w:firstLineChars="0"/>
        <w:rPr>
          <w:sz w:val="24"/>
          <w:szCs w:val="24"/>
        </w:rPr>
      </w:pPr>
      <w:r w:rsidRPr="003B4D50">
        <w:rPr>
          <w:sz w:val="24"/>
          <w:szCs w:val="24"/>
        </w:rPr>
        <w:t>Present oral rep</w:t>
      </w:r>
      <w:r w:rsidR="00DD5E74">
        <w:rPr>
          <w:sz w:val="24"/>
          <w:szCs w:val="24"/>
        </w:rPr>
        <w:t xml:space="preserve">ort in class on </w:t>
      </w:r>
      <w:r w:rsidR="008113B9" w:rsidRPr="008113B9">
        <w:rPr>
          <w:color w:val="FF0000"/>
          <w:sz w:val="24"/>
          <w:szCs w:val="24"/>
        </w:rPr>
        <w:t xml:space="preserve">Wednesday, Oct </w:t>
      </w:r>
      <w:r w:rsidR="002F32D4">
        <w:rPr>
          <w:color w:val="FF0000"/>
          <w:sz w:val="24"/>
          <w:szCs w:val="24"/>
        </w:rPr>
        <w:t>16</w:t>
      </w:r>
      <w:r w:rsidR="008113B9" w:rsidRPr="008113B9">
        <w:rPr>
          <w:color w:val="FF0000"/>
          <w:sz w:val="24"/>
          <w:szCs w:val="24"/>
        </w:rPr>
        <w:t xml:space="preserve"> </w:t>
      </w:r>
      <w:r w:rsidR="008113B9" w:rsidRPr="00292E50">
        <w:rPr>
          <w:sz w:val="24"/>
          <w:szCs w:val="24"/>
        </w:rPr>
        <w:t xml:space="preserve">and/or </w:t>
      </w:r>
      <w:r w:rsidR="00DD5E74" w:rsidRPr="008113B9">
        <w:rPr>
          <w:color w:val="FF0000"/>
          <w:sz w:val="24"/>
          <w:szCs w:val="24"/>
        </w:rPr>
        <w:t xml:space="preserve">Oct </w:t>
      </w:r>
      <w:r w:rsidR="002F32D4">
        <w:rPr>
          <w:color w:val="FF0000"/>
          <w:sz w:val="24"/>
          <w:szCs w:val="24"/>
        </w:rPr>
        <w:t>23</w:t>
      </w:r>
      <w:r w:rsidR="00591CCF" w:rsidRPr="008113B9">
        <w:rPr>
          <w:color w:val="FF0000"/>
          <w:sz w:val="24"/>
          <w:szCs w:val="24"/>
        </w:rPr>
        <w:t>, 201</w:t>
      </w:r>
      <w:r w:rsidR="002F32D4">
        <w:rPr>
          <w:color w:val="FF0000"/>
          <w:sz w:val="24"/>
          <w:szCs w:val="24"/>
        </w:rPr>
        <w:t>9</w:t>
      </w:r>
      <w:r w:rsidR="003B4D50" w:rsidRPr="003B4D50">
        <w:rPr>
          <w:sz w:val="24"/>
          <w:szCs w:val="24"/>
        </w:rPr>
        <w:t xml:space="preserve"> (to be confirmed)</w:t>
      </w:r>
      <w:r w:rsidR="00E5518E" w:rsidRPr="003B4D50">
        <w:rPr>
          <w:sz w:val="24"/>
          <w:szCs w:val="24"/>
        </w:rPr>
        <w:t xml:space="preserve"> – MAY use PPT but not required to do so.</w:t>
      </w:r>
      <w:r w:rsidR="00D73FB2">
        <w:rPr>
          <w:sz w:val="24"/>
          <w:szCs w:val="24"/>
        </w:rPr>
        <w:t xml:space="preserve"> PPT may include photos with the interviewees.</w:t>
      </w:r>
    </w:p>
    <w:p w14:paraId="74042DD1" w14:textId="15011B15" w:rsidR="00E15945" w:rsidRDefault="00844298" w:rsidP="006B2674">
      <w:pPr>
        <w:pStyle w:val="ListParagraph"/>
        <w:numPr>
          <w:ilvl w:val="0"/>
          <w:numId w:val="4"/>
        </w:numPr>
        <w:shd w:val="clear" w:color="auto" w:fill="FFFF00"/>
        <w:ind w:firstLineChars="0"/>
        <w:rPr>
          <w:sz w:val="24"/>
          <w:szCs w:val="24"/>
        </w:rPr>
      </w:pPr>
      <w:r>
        <w:rPr>
          <w:sz w:val="24"/>
          <w:szCs w:val="24"/>
        </w:rPr>
        <w:t xml:space="preserve">Optional </w:t>
      </w:r>
      <w:r w:rsidR="00E15945">
        <w:rPr>
          <w:sz w:val="24"/>
          <w:szCs w:val="24"/>
        </w:rPr>
        <w:t xml:space="preserve">PPT could include a title slide with </w:t>
      </w:r>
      <w:ins w:id="8" w:author="tikar" w:date="2019-09-25T04:54:00Z">
        <w:r w:rsidR="00A943AD">
          <w:rPr>
            <w:sz w:val="24"/>
            <w:szCs w:val="24"/>
          </w:rPr>
          <w:t>OE</w:t>
        </w:r>
      </w:ins>
      <w:ins w:id="9" w:author="tikar" w:date="2019-09-25T04:53:00Z">
        <w:r w:rsidR="00A943AD">
          <w:rPr>
            <w:sz w:val="24"/>
            <w:szCs w:val="24"/>
          </w:rPr>
          <w:t xml:space="preserve"> </w:t>
        </w:r>
      </w:ins>
      <w:r w:rsidR="00E15945">
        <w:rPr>
          <w:sz w:val="24"/>
          <w:szCs w:val="24"/>
        </w:rPr>
        <w:t>students’ names in Chinese and pinyin</w:t>
      </w:r>
      <w:ins w:id="10" w:author="tikar" w:date="2019-09-25T04:53:00Z">
        <w:r w:rsidR="00A943AD">
          <w:rPr>
            <w:sz w:val="24"/>
            <w:szCs w:val="24"/>
          </w:rPr>
          <w:t xml:space="preserve"> and class identifier</w:t>
        </w:r>
      </w:ins>
      <w:r w:rsidR="00E15945">
        <w:rPr>
          <w:sz w:val="24"/>
          <w:szCs w:val="24"/>
        </w:rPr>
        <w:t>, slide(s) with identification of foreigners interviewed (country and age and program etc</w:t>
      </w:r>
      <w:ins w:id="11" w:author="tikar" w:date="2019-09-25T04:54:00Z">
        <w:r w:rsidR="00A943AD">
          <w:rPr>
            <w:sz w:val="24"/>
            <w:szCs w:val="24"/>
          </w:rPr>
          <w:t>.</w:t>
        </w:r>
      </w:ins>
      <w:r w:rsidR="00E15945">
        <w:rPr>
          <w:sz w:val="24"/>
          <w:szCs w:val="24"/>
        </w:rPr>
        <w:t>), slide(s) with summary of climate change knowledge and perspective for each interviewee, and slide(s) with summary of your interview team overall assessment</w:t>
      </w:r>
      <w:r w:rsidR="00292E50">
        <w:rPr>
          <w:sz w:val="24"/>
          <w:szCs w:val="24"/>
        </w:rPr>
        <w:t>.</w:t>
      </w:r>
      <w:r>
        <w:rPr>
          <w:sz w:val="24"/>
          <w:szCs w:val="24"/>
        </w:rPr>
        <w:t xml:space="preserve"> Consider using graphs</w:t>
      </w:r>
      <w:ins w:id="12" w:author="tikar" w:date="2019-09-25T04:53:00Z">
        <w:r w:rsidR="00A943AD">
          <w:rPr>
            <w:sz w:val="24"/>
            <w:szCs w:val="24"/>
          </w:rPr>
          <w:t>, charts,</w:t>
        </w:r>
      </w:ins>
      <w:r>
        <w:rPr>
          <w:sz w:val="24"/>
          <w:szCs w:val="24"/>
        </w:rPr>
        <w:t xml:space="preserve"> and infographics, if appropriate.</w:t>
      </w:r>
      <w:r w:rsidR="00E15945">
        <w:rPr>
          <w:sz w:val="24"/>
          <w:szCs w:val="24"/>
        </w:rPr>
        <w:t xml:space="preserve"> </w:t>
      </w:r>
    </w:p>
    <w:p w14:paraId="5D24A2BE" w14:textId="61843614" w:rsidR="00F73F17" w:rsidRDefault="00F73F17" w:rsidP="00F73F17">
      <w:pPr>
        <w:pStyle w:val="ListParagraph"/>
        <w:shd w:val="clear" w:color="auto" w:fill="FFFF00"/>
        <w:ind w:firstLineChars="0" w:firstLine="0"/>
        <w:rPr>
          <w:sz w:val="24"/>
          <w:szCs w:val="24"/>
        </w:rPr>
      </w:pPr>
    </w:p>
    <w:p w14:paraId="032FF7B4" w14:textId="3AFADF08" w:rsidR="00F73F17" w:rsidRDefault="00F73F17" w:rsidP="00F73F17">
      <w:pPr>
        <w:shd w:val="clear" w:color="auto" w:fill="FFFF99"/>
        <w:jc w:val="center"/>
        <w:rPr>
          <w:i/>
          <w:color w:val="FF0000"/>
          <w:sz w:val="24"/>
          <w:u w:val="single"/>
        </w:rPr>
      </w:pPr>
      <w:r w:rsidRPr="001A1302">
        <w:rPr>
          <w:i/>
          <w:color w:val="FF0000"/>
          <w:sz w:val="24"/>
          <w:u w:val="single"/>
        </w:rPr>
        <w:t>[delete the yellow portion of this document prior to submission of Appendix 1]</w:t>
      </w:r>
    </w:p>
    <w:p w14:paraId="454B0302" w14:textId="77777777" w:rsidR="00F73F17" w:rsidRPr="001A1302" w:rsidRDefault="00F73F17" w:rsidP="00F73F17">
      <w:pPr>
        <w:shd w:val="clear" w:color="auto" w:fill="FFFF99"/>
        <w:jc w:val="center"/>
        <w:rPr>
          <w:i/>
          <w:color w:val="FF0000"/>
          <w:sz w:val="24"/>
          <w:u w:val="single"/>
        </w:rPr>
      </w:pPr>
    </w:p>
    <w:p w14:paraId="36B91687" w14:textId="7FD60B2B" w:rsidR="00E15945" w:rsidRPr="00F73F17" w:rsidRDefault="00F73F17" w:rsidP="00F73F17">
      <w:pPr>
        <w:shd w:val="clear" w:color="auto" w:fill="FFFF99"/>
        <w:jc w:val="right"/>
        <w:rPr>
          <w:sz w:val="24"/>
        </w:rPr>
      </w:pPr>
      <w:r>
        <w:rPr>
          <w:sz w:val="24"/>
        </w:rPr>
        <w:t>Sept. 22, 2019</w:t>
      </w:r>
    </w:p>
    <w:p w14:paraId="6DC4780B" w14:textId="77777777" w:rsidR="00F323B1" w:rsidRDefault="002C030B">
      <w:r>
        <w:rPr>
          <w:rFonts w:hint="eastAsia"/>
        </w:rPr>
        <w:t xml:space="preserve">      </w:t>
      </w:r>
    </w:p>
    <w:p w14:paraId="17ED6DEF" w14:textId="5954B08B" w:rsidR="00F323B1" w:rsidRPr="00844298" w:rsidRDefault="00F323B1" w:rsidP="00844298">
      <w:pPr>
        <w:jc w:val="center"/>
        <w:rPr>
          <w:b/>
          <w:bCs/>
          <w:sz w:val="24"/>
          <w:szCs w:val="24"/>
        </w:rPr>
      </w:pPr>
      <w:r w:rsidRPr="00844298">
        <w:rPr>
          <w:b/>
          <w:bCs/>
          <w:sz w:val="24"/>
          <w:szCs w:val="24"/>
        </w:rPr>
        <w:t>Appendix 1</w:t>
      </w:r>
    </w:p>
    <w:p w14:paraId="2105B9E9" w14:textId="77777777" w:rsidR="00EA7DED" w:rsidRDefault="00EA7DED" w:rsidP="00F323B1">
      <w:pPr>
        <w:jc w:val="center"/>
      </w:pPr>
    </w:p>
    <w:p w14:paraId="6A8FDE10" w14:textId="77777777" w:rsidR="00EA7DED" w:rsidRPr="006B2674" w:rsidRDefault="00EA7DED" w:rsidP="00EA7DED">
      <w:pPr>
        <w:shd w:val="clear" w:color="auto" w:fill="92D050"/>
        <w:ind w:left="420"/>
        <w:jc w:val="right"/>
        <w:rPr>
          <w:i/>
          <w:sz w:val="24"/>
        </w:rPr>
      </w:pPr>
      <w:r w:rsidRPr="006B2674">
        <w:rPr>
          <w:b/>
          <w:sz w:val="24"/>
        </w:rPr>
        <w:t xml:space="preserve">OE___ </w:t>
      </w:r>
      <w:r w:rsidRPr="006B2674">
        <w:rPr>
          <w:i/>
          <w:sz w:val="24"/>
        </w:rPr>
        <w:t>(specify whether 10, 11, or 12)</w:t>
      </w:r>
    </w:p>
    <w:p w14:paraId="2C470127" w14:textId="77777777" w:rsidR="00EA7DED" w:rsidRPr="006B2674" w:rsidRDefault="00EA7DED" w:rsidP="00EA7DED">
      <w:pPr>
        <w:shd w:val="clear" w:color="auto" w:fill="92D050"/>
        <w:ind w:left="420"/>
        <w:jc w:val="right"/>
        <w:rPr>
          <w:b/>
          <w:sz w:val="24"/>
        </w:rPr>
      </w:pPr>
      <w:r w:rsidRPr="006B2674">
        <w:rPr>
          <w:b/>
          <w:sz w:val="24"/>
        </w:rPr>
        <w:t xml:space="preserve">Initials and Name </w:t>
      </w:r>
      <w:r w:rsidRPr="006B2674">
        <w:rPr>
          <w:i/>
          <w:sz w:val="24"/>
        </w:rPr>
        <w:t>(</w:t>
      </w:r>
      <w:proofErr w:type="spellStart"/>
      <w:r w:rsidRPr="006B2674">
        <w:rPr>
          <w:i/>
          <w:sz w:val="24"/>
        </w:rPr>
        <w:t>Chinese+Pinyin</w:t>
      </w:r>
      <w:proofErr w:type="spellEnd"/>
      <w:r w:rsidRPr="006B2674">
        <w:rPr>
          <w:i/>
          <w:sz w:val="24"/>
        </w:rPr>
        <w:t>)</w:t>
      </w:r>
      <w:r w:rsidRPr="006B2674">
        <w:rPr>
          <w:b/>
          <w:sz w:val="24"/>
        </w:rPr>
        <w:t xml:space="preserve"> of Student__________</w:t>
      </w:r>
    </w:p>
    <w:p w14:paraId="3B03F9E1" w14:textId="77777777" w:rsidR="00EA7DED" w:rsidRPr="006B2674" w:rsidRDefault="00EA7DED" w:rsidP="00EA7DED">
      <w:pPr>
        <w:shd w:val="clear" w:color="auto" w:fill="92D050"/>
        <w:ind w:left="420"/>
        <w:jc w:val="right"/>
        <w:rPr>
          <w:b/>
          <w:sz w:val="24"/>
        </w:rPr>
      </w:pPr>
      <w:r w:rsidRPr="006B2674">
        <w:rPr>
          <w:b/>
          <w:sz w:val="24"/>
        </w:rPr>
        <w:t xml:space="preserve">Initials and Name </w:t>
      </w:r>
      <w:r w:rsidRPr="006B2674">
        <w:rPr>
          <w:i/>
          <w:sz w:val="24"/>
        </w:rPr>
        <w:t>(</w:t>
      </w:r>
      <w:proofErr w:type="spellStart"/>
      <w:r w:rsidRPr="006B2674">
        <w:rPr>
          <w:i/>
          <w:sz w:val="24"/>
        </w:rPr>
        <w:t>Chinese+Pinyin</w:t>
      </w:r>
      <w:proofErr w:type="spellEnd"/>
      <w:r w:rsidRPr="006B2674">
        <w:rPr>
          <w:i/>
          <w:sz w:val="24"/>
        </w:rPr>
        <w:t>)</w:t>
      </w:r>
      <w:r w:rsidRPr="006B2674">
        <w:rPr>
          <w:b/>
          <w:sz w:val="24"/>
        </w:rPr>
        <w:t xml:space="preserve"> of Student__________</w:t>
      </w:r>
    </w:p>
    <w:p w14:paraId="2295F5DF" w14:textId="77777777" w:rsidR="00EA7DED" w:rsidRPr="006B2674" w:rsidRDefault="00EA7DED" w:rsidP="00EA7DED">
      <w:pPr>
        <w:shd w:val="clear" w:color="auto" w:fill="92D050"/>
        <w:ind w:left="420"/>
        <w:jc w:val="right"/>
        <w:rPr>
          <w:b/>
          <w:sz w:val="24"/>
        </w:rPr>
      </w:pPr>
      <w:r w:rsidRPr="006B2674">
        <w:rPr>
          <w:b/>
          <w:sz w:val="24"/>
        </w:rPr>
        <w:t xml:space="preserve">Initials and Name </w:t>
      </w:r>
      <w:r w:rsidRPr="006B2674">
        <w:rPr>
          <w:i/>
          <w:sz w:val="24"/>
        </w:rPr>
        <w:t>(</w:t>
      </w:r>
      <w:proofErr w:type="spellStart"/>
      <w:r w:rsidRPr="006B2674">
        <w:rPr>
          <w:i/>
          <w:sz w:val="24"/>
        </w:rPr>
        <w:t>Chinese+Pinyin</w:t>
      </w:r>
      <w:proofErr w:type="spellEnd"/>
      <w:r w:rsidRPr="006B2674">
        <w:rPr>
          <w:i/>
          <w:sz w:val="24"/>
        </w:rPr>
        <w:t>)</w:t>
      </w:r>
      <w:r w:rsidRPr="006B2674">
        <w:rPr>
          <w:b/>
          <w:sz w:val="24"/>
        </w:rPr>
        <w:t xml:space="preserve"> of Student__________</w:t>
      </w:r>
    </w:p>
    <w:p w14:paraId="6E062A46" w14:textId="77777777" w:rsidR="00EA7DED" w:rsidRPr="006B2674" w:rsidRDefault="00EA7DED" w:rsidP="00EA7DED">
      <w:pPr>
        <w:shd w:val="clear" w:color="auto" w:fill="92D050"/>
        <w:ind w:left="420"/>
        <w:jc w:val="right"/>
        <w:rPr>
          <w:b/>
          <w:sz w:val="24"/>
        </w:rPr>
      </w:pPr>
      <w:r w:rsidRPr="006B2674">
        <w:rPr>
          <w:b/>
          <w:sz w:val="24"/>
        </w:rPr>
        <w:t>Reply Email (for team</w:t>
      </w:r>
      <w:proofErr w:type="gramStart"/>
      <w:r w:rsidRPr="006B2674">
        <w:rPr>
          <w:b/>
          <w:sz w:val="24"/>
        </w:rPr>
        <w:t>):_</w:t>
      </w:r>
      <w:proofErr w:type="gramEnd"/>
      <w:r w:rsidRPr="006B2674">
        <w:rPr>
          <w:b/>
          <w:sz w:val="24"/>
        </w:rPr>
        <w:t xml:space="preserve">___________________________           </w:t>
      </w:r>
    </w:p>
    <w:p w14:paraId="7D90BD75" w14:textId="77777777" w:rsidR="00EA7DED" w:rsidRPr="006B2674" w:rsidRDefault="00EA7DED" w:rsidP="00EA7DED">
      <w:pPr>
        <w:shd w:val="clear" w:color="auto" w:fill="92D050"/>
        <w:ind w:left="420"/>
        <w:jc w:val="right"/>
        <w:rPr>
          <w:b/>
          <w:sz w:val="24"/>
        </w:rPr>
      </w:pPr>
      <w:r w:rsidRPr="006B2674">
        <w:rPr>
          <w:b/>
          <w:sz w:val="24"/>
        </w:rPr>
        <w:lastRenderedPageBreak/>
        <w:t xml:space="preserve">Total Time Spent </w:t>
      </w:r>
      <w:r w:rsidRPr="006B2674">
        <w:rPr>
          <w:i/>
          <w:sz w:val="24"/>
        </w:rPr>
        <w:t>(up to completion of Report)</w:t>
      </w:r>
      <w:r w:rsidRPr="006B2674">
        <w:rPr>
          <w:b/>
          <w:sz w:val="24"/>
        </w:rPr>
        <w:t>: ____(hours)</w:t>
      </w:r>
    </w:p>
    <w:p w14:paraId="34C11F6D" w14:textId="77777777" w:rsidR="00EA7DED" w:rsidRDefault="00EA7DED" w:rsidP="00EA7DED">
      <w:pPr>
        <w:shd w:val="clear" w:color="auto" w:fill="92D050"/>
        <w:ind w:left="420"/>
        <w:jc w:val="right"/>
        <w:rPr>
          <w:b/>
          <w:sz w:val="24"/>
        </w:rPr>
      </w:pPr>
      <w:r w:rsidRPr="006B2674">
        <w:rPr>
          <w:b/>
          <w:sz w:val="24"/>
        </w:rPr>
        <w:t xml:space="preserve">Date </w:t>
      </w:r>
      <w:r w:rsidRPr="006B2674">
        <w:rPr>
          <w:b/>
          <w:sz w:val="24"/>
          <w:u w:val="single"/>
        </w:rPr>
        <w:t>Report</w:t>
      </w:r>
      <w:r w:rsidRPr="006B2674">
        <w:rPr>
          <w:b/>
          <w:sz w:val="24"/>
        </w:rPr>
        <w:t xml:space="preserve"> Submitted: October __, 2019</w:t>
      </w:r>
    </w:p>
    <w:p w14:paraId="51CEA065" w14:textId="77777777" w:rsidR="00EA7DED" w:rsidRDefault="00EA7DED" w:rsidP="00EA7DED">
      <w:pPr>
        <w:jc w:val="right"/>
      </w:pPr>
    </w:p>
    <w:p w14:paraId="37B75B43" w14:textId="0EFCEBC4" w:rsidR="00416ACA" w:rsidRDefault="00602D7D" w:rsidP="00F323B1">
      <w:pPr>
        <w:jc w:val="center"/>
        <w:rPr>
          <w:rFonts w:ascii="Arial Black" w:hAnsi="Arial Black"/>
          <w:b/>
          <w:sz w:val="28"/>
        </w:rPr>
      </w:pPr>
      <w:r w:rsidRPr="000C2D7B">
        <w:rPr>
          <w:rFonts w:ascii="Arial Black" w:hAnsi="Arial Black"/>
          <w:b/>
          <w:sz w:val="28"/>
        </w:rPr>
        <w:t>Report on Climate Change</w:t>
      </w:r>
      <w:r w:rsidR="002C030B">
        <w:rPr>
          <w:rFonts w:ascii="Arial Black" w:hAnsi="Arial Black"/>
          <w:b/>
          <w:sz w:val="28"/>
        </w:rPr>
        <w:t xml:space="preserve"> Interviews at PKU</w:t>
      </w:r>
    </w:p>
    <w:p w14:paraId="4F28E9F9" w14:textId="6FA4C973" w:rsidR="009A0177" w:rsidRDefault="009A0177" w:rsidP="009A0177">
      <w:pPr>
        <w:jc w:val="center"/>
        <w:rPr>
          <w:rFonts w:ascii="Arial Black" w:hAnsi="Arial Black"/>
          <w:sz w:val="22"/>
        </w:rPr>
      </w:pPr>
      <w:r w:rsidRPr="009A0177">
        <w:rPr>
          <w:rFonts w:ascii="Arial Black" w:hAnsi="Arial Black"/>
          <w:sz w:val="22"/>
        </w:rPr>
        <w:t>(this form may be modified)</w:t>
      </w:r>
    </w:p>
    <w:p w14:paraId="3165881E" w14:textId="77777777" w:rsidR="00E5518E" w:rsidRPr="009A0177" w:rsidRDefault="00E5518E" w:rsidP="009A0177">
      <w:pPr>
        <w:jc w:val="center"/>
        <w:rPr>
          <w:rFonts w:ascii="Times New Roman" w:hAnsi="Times New Roman" w:cs="Times New Roman"/>
          <w:sz w:val="22"/>
        </w:rPr>
      </w:pPr>
    </w:p>
    <w:p w14:paraId="1034FCC6" w14:textId="0605A2BA" w:rsidR="009E74D0" w:rsidRPr="009E74D0" w:rsidRDefault="00233A8E" w:rsidP="00E5518E">
      <w:pPr>
        <w:jc w:val="left"/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 xml:space="preserve">Sample </w:t>
      </w:r>
      <w:r w:rsidR="00E5518E">
        <w:rPr>
          <w:rFonts w:ascii="Times New Roman" w:hAnsi="Times New Roman" w:cs="Times New Roman"/>
          <w:sz w:val="24"/>
          <w:szCs w:val="36"/>
        </w:rPr>
        <w:t xml:space="preserve">Individual Interview on </w:t>
      </w:r>
      <w:r w:rsidR="003B4D50">
        <w:rPr>
          <w:rFonts w:ascii="Times New Roman" w:hAnsi="Times New Roman" w:cs="Times New Roman"/>
          <w:sz w:val="24"/>
          <w:szCs w:val="36"/>
        </w:rPr>
        <w:t>201</w:t>
      </w:r>
      <w:r w:rsidR="009D7421">
        <w:rPr>
          <w:rFonts w:ascii="Times New Roman" w:hAnsi="Times New Roman" w:cs="Times New Roman"/>
          <w:sz w:val="24"/>
          <w:szCs w:val="36"/>
        </w:rPr>
        <w:t>9</w:t>
      </w:r>
      <w:r w:rsidR="003B4D50">
        <w:rPr>
          <w:rFonts w:ascii="Times New Roman" w:hAnsi="Times New Roman" w:cs="Times New Roman"/>
          <w:sz w:val="24"/>
          <w:szCs w:val="36"/>
        </w:rPr>
        <w:t>/10</w:t>
      </w:r>
      <w:r w:rsidR="00591CCF">
        <w:rPr>
          <w:rFonts w:ascii="Times New Roman" w:hAnsi="Times New Roman" w:cs="Times New Roman"/>
          <w:sz w:val="24"/>
          <w:szCs w:val="36"/>
        </w:rPr>
        <w:t>/__</w:t>
      </w:r>
      <w:r w:rsidR="00E5518E">
        <w:rPr>
          <w:rFonts w:ascii="Times New Roman" w:hAnsi="Times New Roman" w:cs="Times New Roman"/>
          <w:sz w:val="24"/>
          <w:szCs w:val="36"/>
        </w:rPr>
        <w:t xml:space="preserve">           Interview No. 1 </w:t>
      </w:r>
    </w:p>
    <w:tbl>
      <w:tblPr>
        <w:tblStyle w:val="TableGrid"/>
        <w:tblW w:w="857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94"/>
        <w:gridCol w:w="2601"/>
        <w:gridCol w:w="790"/>
        <w:gridCol w:w="3391"/>
      </w:tblGrid>
      <w:tr w:rsidR="00466F0B" w:rsidRPr="00835E54" w14:paraId="4692087C" w14:textId="77777777" w:rsidTr="00591CCF">
        <w:trPr>
          <w:trHeight w:val="306"/>
        </w:trPr>
        <w:tc>
          <w:tcPr>
            <w:tcW w:w="1794" w:type="dxa"/>
          </w:tcPr>
          <w:p w14:paraId="5BD1ECD4" w14:textId="77777777" w:rsidR="00466F0B" w:rsidRPr="00835E54" w:rsidRDefault="00466F0B" w:rsidP="002C030B">
            <w:pPr>
              <w:jc w:val="left"/>
              <w:rPr>
                <w:rFonts w:ascii="Times New Roman" w:hAnsi="Times New Roman" w:cs="Times New Roman"/>
                <w:b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Interviewer:</w:t>
            </w:r>
          </w:p>
        </w:tc>
        <w:tc>
          <w:tcPr>
            <w:tcW w:w="2601" w:type="dxa"/>
          </w:tcPr>
          <w:p w14:paraId="1F776400" w14:textId="77777777" w:rsidR="00466F0B" w:rsidRPr="00835E54" w:rsidRDefault="00466F0B" w:rsidP="002C030B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4181" w:type="dxa"/>
            <w:gridSpan w:val="2"/>
          </w:tcPr>
          <w:p w14:paraId="42440574" w14:textId="77777777" w:rsidR="00466F0B" w:rsidRPr="00835E54" w:rsidRDefault="00466F0B" w:rsidP="002C030B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Location:</w:t>
            </w:r>
          </w:p>
        </w:tc>
      </w:tr>
      <w:tr w:rsidR="00E5518E" w:rsidRPr="00835E54" w14:paraId="780308E1" w14:textId="77777777" w:rsidTr="00E5518E">
        <w:trPr>
          <w:trHeight w:val="306"/>
        </w:trPr>
        <w:tc>
          <w:tcPr>
            <w:tcW w:w="1794" w:type="dxa"/>
          </w:tcPr>
          <w:p w14:paraId="6B5C529D" w14:textId="270F25CC" w:rsidR="00E5518E" w:rsidRPr="00835E54" w:rsidRDefault="00E5518E" w:rsidP="002C030B">
            <w:pPr>
              <w:jc w:val="left"/>
              <w:rPr>
                <w:rFonts w:ascii="Times New Roman" w:hAnsi="Times New Roman" w:cs="Times New Roman"/>
                <w:b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Nickn</w:t>
            </w: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ame</w:t>
            </w:r>
            <w:r>
              <w:rPr>
                <w:rFonts w:ascii="Times New Roman" w:hAnsi="Times New Roman" w:cs="Times New Roman"/>
                <w:b/>
                <w:i/>
                <w:sz w:val="22"/>
              </w:rPr>
              <w:t xml:space="preserve"> of Interviewee</w:t>
            </w:r>
          </w:p>
        </w:tc>
        <w:tc>
          <w:tcPr>
            <w:tcW w:w="2601" w:type="dxa"/>
          </w:tcPr>
          <w:p w14:paraId="4FDA3B82" w14:textId="77777777" w:rsidR="00E5518E" w:rsidRPr="00835E54" w:rsidRDefault="00E5518E" w:rsidP="002C030B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4181" w:type="dxa"/>
            <w:gridSpan w:val="2"/>
          </w:tcPr>
          <w:p w14:paraId="17FA4A59" w14:textId="0D2B83BF" w:rsidR="00E5518E" w:rsidRPr="00835E54" w:rsidRDefault="00E5518E" w:rsidP="002C030B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Mother Tongue</w:t>
            </w:r>
            <w:r>
              <w:rPr>
                <w:rFonts w:ascii="Times New Roman" w:hAnsi="Times New Roman" w:cs="Times New Roman"/>
                <w:b/>
                <w:sz w:val="22"/>
              </w:rPr>
              <w:t>:</w:t>
            </w:r>
          </w:p>
        </w:tc>
      </w:tr>
      <w:tr w:rsidR="001125A5" w:rsidRPr="00835E54" w14:paraId="442FF99F" w14:textId="77777777" w:rsidTr="001125A5">
        <w:trPr>
          <w:trHeight w:val="260"/>
        </w:trPr>
        <w:tc>
          <w:tcPr>
            <w:tcW w:w="1794" w:type="dxa"/>
          </w:tcPr>
          <w:p w14:paraId="27789AB3" w14:textId="77777777" w:rsidR="001125A5" w:rsidRPr="00835E54" w:rsidRDefault="001125A5" w:rsidP="002C030B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Age</w:t>
            </w:r>
          </w:p>
        </w:tc>
        <w:tc>
          <w:tcPr>
            <w:tcW w:w="6782" w:type="dxa"/>
            <w:gridSpan w:val="3"/>
          </w:tcPr>
          <w:p w14:paraId="58D37B59" w14:textId="77777777" w:rsidR="001125A5" w:rsidRPr="00835E54" w:rsidRDefault="001125A5" w:rsidP="002C030B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1125A5" w:rsidRPr="00835E54" w14:paraId="1EF58F30" w14:textId="77777777" w:rsidTr="001125A5">
        <w:trPr>
          <w:trHeight w:val="260"/>
        </w:trPr>
        <w:tc>
          <w:tcPr>
            <w:tcW w:w="1794" w:type="dxa"/>
          </w:tcPr>
          <w:p w14:paraId="7F881F00" w14:textId="77777777" w:rsidR="001125A5" w:rsidRPr="00835E54" w:rsidRDefault="001125A5" w:rsidP="002C030B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 w:hint="eastAsia"/>
                <w:b/>
                <w:i/>
                <w:sz w:val="22"/>
              </w:rPr>
              <w:t>G</w:t>
            </w: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ender</w:t>
            </w:r>
          </w:p>
        </w:tc>
        <w:tc>
          <w:tcPr>
            <w:tcW w:w="6782" w:type="dxa"/>
            <w:gridSpan w:val="3"/>
          </w:tcPr>
          <w:p w14:paraId="241A45D4" w14:textId="77777777" w:rsidR="001125A5" w:rsidRPr="00835E54" w:rsidRDefault="001125A5" w:rsidP="002C030B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1125A5" w:rsidRPr="00835E54" w14:paraId="79E52A78" w14:textId="77777777" w:rsidTr="001125A5">
        <w:trPr>
          <w:trHeight w:val="333"/>
        </w:trPr>
        <w:tc>
          <w:tcPr>
            <w:tcW w:w="1794" w:type="dxa"/>
          </w:tcPr>
          <w:p w14:paraId="4D82EE9E" w14:textId="582E9961" w:rsidR="001125A5" w:rsidRPr="00835E54" w:rsidRDefault="009A0177" w:rsidP="002C030B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Program</w:t>
            </w:r>
          </w:p>
        </w:tc>
        <w:tc>
          <w:tcPr>
            <w:tcW w:w="6782" w:type="dxa"/>
            <w:gridSpan w:val="3"/>
          </w:tcPr>
          <w:p w14:paraId="3308F67F" w14:textId="5E340DBE" w:rsidR="001125A5" w:rsidRPr="00835E54" w:rsidRDefault="00E5518E" w:rsidP="002C030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(specify whether </w:t>
            </w:r>
            <w:r w:rsidR="009A0177">
              <w:rPr>
                <w:rFonts w:ascii="Times New Roman" w:hAnsi="Times New Roman" w:cs="Times New Roman"/>
                <w:sz w:val="22"/>
              </w:rPr>
              <w:t xml:space="preserve">PKU Student, Exchange Student </w:t>
            </w:r>
            <w:proofErr w:type="gramStart"/>
            <w:r w:rsidR="009A0177">
              <w:rPr>
                <w:rFonts w:ascii="Times New Roman" w:hAnsi="Times New Roman" w:cs="Times New Roman"/>
                <w:sz w:val="22"/>
              </w:rPr>
              <w:t>from ?</w:t>
            </w:r>
            <w:proofErr w:type="gramEnd"/>
            <w:r w:rsidR="009A0177">
              <w:rPr>
                <w:rFonts w:ascii="Times New Roman" w:hAnsi="Times New Roman" w:cs="Times New Roman"/>
                <w:sz w:val="22"/>
              </w:rPr>
              <w:t>,</w:t>
            </w:r>
            <w:r>
              <w:rPr>
                <w:rFonts w:ascii="Times New Roman" w:hAnsi="Times New Roman" w:cs="Times New Roman"/>
                <w:sz w:val="22"/>
              </w:rPr>
              <w:t xml:space="preserve"> and whether graduate or undergraduate student</w:t>
            </w:r>
            <w:r w:rsidR="00F1434F">
              <w:rPr>
                <w:rFonts w:ascii="Times New Roman" w:hAnsi="Times New Roman" w:cs="Times New Roman"/>
                <w:sz w:val="22"/>
              </w:rPr>
              <w:t xml:space="preserve"> or teacher</w:t>
            </w:r>
            <w:r>
              <w:rPr>
                <w:rFonts w:ascii="Times New Roman" w:hAnsi="Times New Roman" w:cs="Times New Roman"/>
                <w:sz w:val="22"/>
              </w:rPr>
              <w:t>)</w:t>
            </w:r>
          </w:p>
        </w:tc>
      </w:tr>
      <w:tr w:rsidR="001125A5" w:rsidRPr="00835E54" w14:paraId="1225C12A" w14:textId="77777777" w:rsidTr="001125A5">
        <w:trPr>
          <w:trHeight w:val="280"/>
        </w:trPr>
        <w:tc>
          <w:tcPr>
            <w:tcW w:w="1794" w:type="dxa"/>
          </w:tcPr>
          <w:p w14:paraId="679B309B" w14:textId="77777777" w:rsidR="001125A5" w:rsidRPr="00835E54" w:rsidRDefault="001125A5" w:rsidP="002C030B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Major</w:t>
            </w:r>
          </w:p>
        </w:tc>
        <w:tc>
          <w:tcPr>
            <w:tcW w:w="6782" w:type="dxa"/>
            <w:gridSpan w:val="3"/>
          </w:tcPr>
          <w:p w14:paraId="47A4A39E" w14:textId="77777777" w:rsidR="001125A5" w:rsidRPr="00835E54" w:rsidRDefault="001125A5" w:rsidP="002C030B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9A0177" w:rsidRPr="00835E54" w14:paraId="5670D2B3" w14:textId="77777777" w:rsidTr="009A0177">
        <w:trPr>
          <w:trHeight w:val="260"/>
        </w:trPr>
        <w:tc>
          <w:tcPr>
            <w:tcW w:w="1794" w:type="dxa"/>
          </w:tcPr>
          <w:p w14:paraId="4D7016CA" w14:textId="77777777" w:rsidR="009A0177" w:rsidRPr="00835E54" w:rsidRDefault="009A0177" w:rsidP="002C030B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Nation</w:t>
            </w:r>
            <w:r>
              <w:rPr>
                <w:rFonts w:ascii="Times New Roman" w:hAnsi="Times New Roman" w:cs="Times New Roman"/>
                <w:b/>
                <w:i/>
                <w:sz w:val="22"/>
              </w:rPr>
              <w:t>ality</w:t>
            </w:r>
          </w:p>
        </w:tc>
        <w:tc>
          <w:tcPr>
            <w:tcW w:w="3391" w:type="dxa"/>
            <w:gridSpan w:val="2"/>
          </w:tcPr>
          <w:p w14:paraId="3D827A9F" w14:textId="77777777" w:rsidR="009A0177" w:rsidRPr="00835E54" w:rsidRDefault="009A0177" w:rsidP="002C030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3391" w:type="dxa"/>
          </w:tcPr>
          <w:p w14:paraId="60271581" w14:textId="63AB4BA9" w:rsidR="009A0177" w:rsidRPr="00835E54" w:rsidRDefault="009A0177" w:rsidP="002C030B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466F0B" w:rsidRPr="00835E54" w14:paraId="4FA0F369" w14:textId="77777777" w:rsidTr="001125A5">
        <w:trPr>
          <w:trHeight w:val="773"/>
        </w:trPr>
        <w:tc>
          <w:tcPr>
            <w:tcW w:w="1794" w:type="dxa"/>
          </w:tcPr>
          <w:p w14:paraId="414FF8E4" w14:textId="77777777" w:rsidR="00466F0B" w:rsidRPr="00835E54" w:rsidRDefault="00466F0B" w:rsidP="00466F0B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Awareness</w:t>
            </w:r>
            <w:r w:rsidRPr="00835E54">
              <w:rPr>
                <w:rFonts w:ascii="Times New Roman" w:hAnsi="Times New Roman" w:cs="Times New Roman" w:hint="eastAsia"/>
                <w:b/>
                <w:i/>
                <w:sz w:val="22"/>
              </w:rPr>
              <w:t xml:space="preserve"> </w:t>
            </w: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 xml:space="preserve">of </w:t>
            </w:r>
          </w:p>
          <w:p w14:paraId="340C10D4" w14:textId="77777777" w:rsidR="00466F0B" w:rsidRPr="00835E54" w:rsidRDefault="00466F0B" w:rsidP="00466F0B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Climate Change</w:t>
            </w:r>
          </w:p>
        </w:tc>
        <w:tc>
          <w:tcPr>
            <w:tcW w:w="6782" w:type="dxa"/>
            <w:gridSpan w:val="3"/>
          </w:tcPr>
          <w:p w14:paraId="4DEE723A" w14:textId="77777777" w:rsidR="00466F0B" w:rsidRPr="00835E54" w:rsidRDefault="00466F0B" w:rsidP="002C030B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1125A5" w:rsidRPr="00835E54" w14:paraId="29BCC82C" w14:textId="77777777" w:rsidTr="001125A5">
        <w:trPr>
          <w:trHeight w:val="773"/>
        </w:trPr>
        <w:tc>
          <w:tcPr>
            <w:tcW w:w="1794" w:type="dxa"/>
          </w:tcPr>
          <w:p w14:paraId="6CA6E2E7" w14:textId="77777777" w:rsidR="001125A5" w:rsidRPr="00835E54" w:rsidRDefault="00466F0B" w:rsidP="00466F0B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 xml:space="preserve">Anthropogenic </w:t>
            </w: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Climate Change</w:t>
            </w:r>
          </w:p>
        </w:tc>
        <w:tc>
          <w:tcPr>
            <w:tcW w:w="6782" w:type="dxa"/>
            <w:gridSpan w:val="3"/>
          </w:tcPr>
          <w:p w14:paraId="595B9700" w14:textId="77777777" w:rsidR="001125A5" w:rsidRPr="00835E54" w:rsidRDefault="001125A5" w:rsidP="002C030B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466F0B" w:rsidRPr="00835E54" w14:paraId="7C9F806C" w14:textId="77777777" w:rsidTr="001125A5">
        <w:trPr>
          <w:trHeight w:val="747"/>
        </w:trPr>
        <w:tc>
          <w:tcPr>
            <w:tcW w:w="1794" w:type="dxa"/>
          </w:tcPr>
          <w:p w14:paraId="4A580C69" w14:textId="77777777" w:rsidR="00466F0B" w:rsidRPr="00835E54" w:rsidRDefault="00466F0B" w:rsidP="00542721">
            <w:pPr>
              <w:jc w:val="left"/>
              <w:rPr>
                <w:rFonts w:ascii="Times New Roman" w:hAnsi="Times New Roman" w:cs="Times New Roman"/>
                <w:b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Causes</w:t>
            </w:r>
            <w:r w:rsidRPr="00835E54">
              <w:rPr>
                <w:rFonts w:ascii="Times New Roman" w:hAnsi="Times New Roman" w:cs="Times New Roman" w:hint="eastAsia"/>
                <w:b/>
                <w:i/>
                <w:sz w:val="22"/>
              </w:rPr>
              <w:t xml:space="preserve"> </w:t>
            </w: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 xml:space="preserve">of </w:t>
            </w:r>
          </w:p>
          <w:p w14:paraId="2EE0FC7A" w14:textId="77777777" w:rsidR="00466F0B" w:rsidRPr="00835E54" w:rsidRDefault="00466F0B" w:rsidP="00542721">
            <w:pPr>
              <w:jc w:val="left"/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Climate Change</w:t>
            </w:r>
          </w:p>
        </w:tc>
        <w:tc>
          <w:tcPr>
            <w:tcW w:w="6782" w:type="dxa"/>
            <w:gridSpan w:val="3"/>
          </w:tcPr>
          <w:p w14:paraId="0842901E" w14:textId="77777777" w:rsidR="00466F0B" w:rsidRPr="00835E54" w:rsidRDefault="00466F0B" w:rsidP="002C030B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466F0B" w:rsidRPr="00835E54" w14:paraId="5BAC7F7A" w14:textId="77777777" w:rsidTr="001125A5">
        <w:trPr>
          <w:trHeight w:val="572"/>
        </w:trPr>
        <w:tc>
          <w:tcPr>
            <w:tcW w:w="1794" w:type="dxa"/>
          </w:tcPr>
          <w:p w14:paraId="0E0EB1EA" w14:textId="77777777" w:rsidR="00466F0B" w:rsidRPr="00835E54" w:rsidRDefault="00466F0B" w:rsidP="00542721">
            <w:pPr>
              <w:jc w:val="left"/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 xml:space="preserve">Consequences of </w:t>
            </w:r>
          </w:p>
          <w:p w14:paraId="64CC0917" w14:textId="77777777" w:rsidR="00466F0B" w:rsidRPr="00835E54" w:rsidRDefault="00466F0B" w:rsidP="00542721">
            <w:pPr>
              <w:jc w:val="left"/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Climate Change</w:t>
            </w:r>
          </w:p>
        </w:tc>
        <w:tc>
          <w:tcPr>
            <w:tcW w:w="6782" w:type="dxa"/>
            <w:gridSpan w:val="3"/>
          </w:tcPr>
          <w:p w14:paraId="0285A235" w14:textId="77777777" w:rsidR="00466F0B" w:rsidRPr="00835E54" w:rsidRDefault="00466F0B" w:rsidP="002C030B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466F0B" w:rsidRPr="00835E54" w14:paraId="401C6794" w14:textId="77777777" w:rsidTr="001125A5">
        <w:trPr>
          <w:trHeight w:val="249"/>
        </w:trPr>
        <w:tc>
          <w:tcPr>
            <w:tcW w:w="1794" w:type="dxa"/>
          </w:tcPr>
          <w:p w14:paraId="03A35C52" w14:textId="77777777" w:rsidR="00466F0B" w:rsidRPr="00835E54" w:rsidRDefault="00466F0B" w:rsidP="00542721">
            <w:pPr>
              <w:jc w:val="left"/>
              <w:rPr>
                <w:rFonts w:ascii="Times New Roman" w:hAnsi="Times New Roman" w:cs="Times New Roman"/>
                <w:b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Solutions for climate change</w:t>
            </w:r>
          </w:p>
        </w:tc>
        <w:tc>
          <w:tcPr>
            <w:tcW w:w="6782" w:type="dxa"/>
            <w:gridSpan w:val="3"/>
          </w:tcPr>
          <w:p w14:paraId="2D19569C" w14:textId="77777777" w:rsidR="00466F0B" w:rsidRPr="00835E54" w:rsidRDefault="00466F0B" w:rsidP="002C030B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1125A5" w:rsidRPr="00835E54" w14:paraId="637C2055" w14:textId="77777777" w:rsidTr="00542721">
        <w:trPr>
          <w:trHeight w:val="90"/>
        </w:trPr>
        <w:tc>
          <w:tcPr>
            <w:tcW w:w="1794" w:type="dxa"/>
          </w:tcPr>
          <w:p w14:paraId="1CBE687E" w14:textId="77777777" w:rsidR="001125A5" w:rsidRPr="00835E54" w:rsidRDefault="00466F0B" w:rsidP="00542721">
            <w:pPr>
              <w:jc w:val="left"/>
              <w:rPr>
                <w:rFonts w:ascii="Times New Roman" w:hAnsi="Times New Roman" w:cs="Times New Roman"/>
                <w:b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Other Comments</w:t>
            </w:r>
          </w:p>
        </w:tc>
        <w:tc>
          <w:tcPr>
            <w:tcW w:w="6782" w:type="dxa"/>
            <w:gridSpan w:val="3"/>
          </w:tcPr>
          <w:p w14:paraId="4FBB6770" w14:textId="77777777" w:rsidR="001125A5" w:rsidRPr="00835E54" w:rsidRDefault="001125A5" w:rsidP="002C030B">
            <w:pPr>
              <w:rPr>
                <w:rFonts w:ascii="Times New Roman" w:hAnsi="Times New Roman" w:cs="Times New Roman"/>
                <w:sz w:val="22"/>
              </w:rPr>
            </w:pPr>
          </w:p>
        </w:tc>
      </w:tr>
    </w:tbl>
    <w:p w14:paraId="22306792" w14:textId="77777777" w:rsidR="00884C7C" w:rsidRDefault="00884C7C"/>
    <w:p w14:paraId="630EC832" w14:textId="59368A72" w:rsidR="00233A8E" w:rsidRPr="009E74D0" w:rsidRDefault="00233A8E" w:rsidP="00233A8E">
      <w:pPr>
        <w:jc w:val="left"/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sz w:val="24"/>
          <w:szCs w:val="36"/>
        </w:rPr>
        <w:t>S</w:t>
      </w:r>
      <w:r w:rsidR="003B4D50">
        <w:rPr>
          <w:rFonts w:ascii="Times New Roman" w:hAnsi="Times New Roman" w:cs="Times New Roman"/>
          <w:sz w:val="24"/>
          <w:szCs w:val="36"/>
        </w:rPr>
        <w:t>ample Group Interview on 201</w:t>
      </w:r>
      <w:ins w:id="13" w:author="tikar" w:date="2019-09-25T04:52:00Z">
        <w:r w:rsidR="00A943AD">
          <w:rPr>
            <w:rFonts w:ascii="Times New Roman" w:hAnsi="Times New Roman" w:cs="Times New Roman"/>
            <w:sz w:val="24"/>
            <w:szCs w:val="36"/>
          </w:rPr>
          <w:t>9</w:t>
        </w:r>
      </w:ins>
      <w:del w:id="14" w:author="tikar" w:date="2019-09-25T04:52:00Z">
        <w:r w:rsidR="003B4D50" w:rsidDel="00A943AD">
          <w:rPr>
            <w:rFonts w:ascii="Times New Roman" w:hAnsi="Times New Roman" w:cs="Times New Roman"/>
            <w:sz w:val="24"/>
            <w:szCs w:val="36"/>
          </w:rPr>
          <w:delText>8</w:delText>
        </w:r>
      </w:del>
      <w:r w:rsidR="003B4D50">
        <w:rPr>
          <w:rFonts w:ascii="Times New Roman" w:hAnsi="Times New Roman" w:cs="Times New Roman"/>
          <w:sz w:val="24"/>
          <w:szCs w:val="36"/>
        </w:rPr>
        <w:t>/10</w:t>
      </w:r>
      <w:r>
        <w:rPr>
          <w:rFonts w:ascii="Times New Roman" w:hAnsi="Times New Roman" w:cs="Times New Roman"/>
          <w:sz w:val="24"/>
          <w:szCs w:val="36"/>
        </w:rPr>
        <w:t xml:space="preserve">/__           Group Interview No. 1 </w:t>
      </w:r>
    </w:p>
    <w:tbl>
      <w:tblPr>
        <w:tblStyle w:val="TableGrid"/>
        <w:tblW w:w="857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94"/>
        <w:gridCol w:w="2601"/>
        <w:gridCol w:w="790"/>
        <w:gridCol w:w="3391"/>
      </w:tblGrid>
      <w:tr w:rsidR="00233A8E" w:rsidRPr="00835E54" w14:paraId="6B904629" w14:textId="77777777" w:rsidTr="009955C7">
        <w:trPr>
          <w:trHeight w:val="306"/>
        </w:trPr>
        <w:tc>
          <w:tcPr>
            <w:tcW w:w="1794" w:type="dxa"/>
            <w:tcBorders>
              <w:bottom w:val="single" w:sz="4" w:space="0" w:color="auto"/>
            </w:tcBorders>
          </w:tcPr>
          <w:p w14:paraId="4923246B" w14:textId="77777777" w:rsidR="00233A8E" w:rsidRPr="00835E54" w:rsidRDefault="00233A8E" w:rsidP="00233A8E">
            <w:pPr>
              <w:jc w:val="left"/>
              <w:rPr>
                <w:rFonts w:ascii="Times New Roman" w:hAnsi="Times New Roman" w:cs="Times New Roman"/>
                <w:b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Interviewer:</w:t>
            </w:r>
          </w:p>
        </w:tc>
        <w:tc>
          <w:tcPr>
            <w:tcW w:w="2601" w:type="dxa"/>
            <w:tcBorders>
              <w:bottom w:val="single" w:sz="4" w:space="0" w:color="auto"/>
            </w:tcBorders>
          </w:tcPr>
          <w:p w14:paraId="6438F92E" w14:textId="77777777" w:rsidR="00233A8E" w:rsidRPr="00835E54" w:rsidRDefault="00233A8E" w:rsidP="00233A8E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4181" w:type="dxa"/>
            <w:gridSpan w:val="2"/>
            <w:tcBorders>
              <w:bottom w:val="single" w:sz="4" w:space="0" w:color="auto"/>
            </w:tcBorders>
          </w:tcPr>
          <w:p w14:paraId="78BC5185" w14:textId="77777777" w:rsidR="00233A8E" w:rsidRPr="00835E54" w:rsidRDefault="00233A8E" w:rsidP="00233A8E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Location:</w:t>
            </w:r>
          </w:p>
        </w:tc>
      </w:tr>
      <w:tr w:rsidR="00233A8E" w:rsidRPr="00835E54" w14:paraId="0FD11341" w14:textId="77777777" w:rsidTr="009955C7">
        <w:trPr>
          <w:trHeight w:val="306"/>
        </w:trPr>
        <w:tc>
          <w:tcPr>
            <w:tcW w:w="1794" w:type="dxa"/>
            <w:shd w:val="clear" w:color="auto" w:fill="E0E0E0"/>
          </w:tcPr>
          <w:p w14:paraId="55782B6A" w14:textId="1D14E634" w:rsidR="00233A8E" w:rsidRDefault="00233A8E" w:rsidP="00233A8E">
            <w:pPr>
              <w:jc w:val="left"/>
              <w:rPr>
                <w:rFonts w:ascii="Times New Roman" w:hAnsi="Times New Roman" w:cs="Times New Roman"/>
                <w:b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Nickn</w:t>
            </w: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ame</w:t>
            </w:r>
            <w:r>
              <w:rPr>
                <w:rFonts w:ascii="Times New Roman" w:hAnsi="Times New Roman" w:cs="Times New Roman"/>
                <w:b/>
                <w:i/>
                <w:sz w:val="22"/>
              </w:rPr>
              <w:t xml:space="preserve"> of Interviewee 1</w:t>
            </w:r>
          </w:p>
        </w:tc>
        <w:tc>
          <w:tcPr>
            <w:tcW w:w="2601" w:type="dxa"/>
            <w:shd w:val="clear" w:color="auto" w:fill="E0E0E0"/>
          </w:tcPr>
          <w:p w14:paraId="7E265F2A" w14:textId="77777777" w:rsidR="00233A8E" w:rsidRPr="00835E54" w:rsidRDefault="00233A8E" w:rsidP="00233A8E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4181" w:type="dxa"/>
            <w:gridSpan w:val="2"/>
            <w:shd w:val="clear" w:color="auto" w:fill="E0E0E0"/>
          </w:tcPr>
          <w:p w14:paraId="211DD069" w14:textId="5B606BD0" w:rsidR="00233A8E" w:rsidRDefault="00233A8E" w:rsidP="00233A8E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Mother Tongue</w:t>
            </w:r>
            <w:r>
              <w:rPr>
                <w:rFonts w:ascii="Times New Roman" w:hAnsi="Times New Roman" w:cs="Times New Roman"/>
                <w:b/>
                <w:sz w:val="22"/>
              </w:rPr>
              <w:t>:</w:t>
            </w:r>
          </w:p>
        </w:tc>
      </w:tr>
      <w:tr w:rsidR="00233A8E" w:rsidRPr="00835E54" w14:paraId="7D3A9AD9" w14:textId="77777777" w:rsidTr="00233A8E">
        <w:trPr>
          <w:trHeight w:val="260"/>
        </w:trPr>
        <w:tc>
          <w:tcPr>
            <w:tcW w:w="1794" w:type="dxa"/>
          </w:tcPr>
          <w:p w14:paraId="65579D7A" w14:textId="77777777" w:rsidR="00233A8E" w:rsidRPr="00835E54" w:rsidRDefault="00233A8E" w:rsidP="00233A8E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Age</w:t>
            </w:r>
          </w:p>
        </w:tc>
        <w:tc>
          <w:tcPr>
            <w:tcW w:w="6782" w:type="dxa"/>
            <w:gridSpan w:val="3"/>
          </w:tcPr>
          <w:p w14:paraId="6D414D2D" w14:textId="77777777" w:rsidR="00233A8E" w:rsidRPr="00835E54" w:rsidRDefault="00233A8E" w:rsidP="00233A8E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233A8E" w:rsidRPr="00835E54" w14:paraId="1DC6DB91" w14:textId="77777777" w:rsidTr="00233A8E">
        <w:trPr>
          <w:trHeight w:val="260"/>
        </w:trPr>
        <w:tc>
          <w:tcPr>
            <w:tcW w:w="1794" w:type="dxa"/>
          </w:tcPr>
          <w:p w14:paraId="4C537F6D" w14:textId="77777777" w:rsidR="00233A8E" w:rsidRPr="00835E54" w:rsidRDefault="00233A8E" w:rsidP="00233A8E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 w:hint="eastAsia"/>
                <w:b/>
                <w:i/>
                <w:sz w:val="22"/>
              </w:rPr>
              <w:t>G</w:t>
            </w: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ender</w:t>
            </w:r>
          </w:p>
        </w:tc>
        <w:tc>
          <w:tcPr>
            <w:tcW w:w="6782" w:type="dxa"/>
            <w:gridSpan w:val="3"/>
          </w:tcPr>
          <w:p w14:paraId="3A4C5788" w14:textId="77777777" w:rsidR="00233A8E" w:rsidRPr="00835E54" w:rsidRDefault="00233A8E" w:rsidP="00233A8E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233A8E" w:rsidRPr="00835E54" w14:paraId="3687E13A" w14:textId="77777777" w:rsidTr="00233A8E">
        <w:trPr>
          <w:trHeight w:val="333"/>
        </w:trPr>
        <w:tc>
          <w:tcPr>
            <w:tcW w:w="1794" w:type="dxa"/>
          </w:tcPr>
          <w:p w14:paraId="70E21760" w14:textId="77777777" w:rsidR="00233A8E" w:rsidRPr="00835E54" w:rsidRDefault="00233A8E" w:rsidP="00233A8E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Program</w:t>
            </w:r>
          </w:p>
        </w:tc>
        <w:tc>
          <w:tcPr>
            <w:tcW w:w="6782" w:type="dxa"/>
            <w:gridSpan w:val="3"/>
          </w:tcPr>
          <w:p w14:paraId="2CA7A594" w14:textId="26042EFE" w:rsidR="00233A8E" w:rsidRPr="00835E54" w:rsidRDefault="00233A8E" w:rsidP="00233A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(specify whether PKU Student, Exchange Student </w:t>
            </w:r>
            <w:proofErr w:type="gramStart"/>
            <w:r>
              <w:rPr>
                <w:rFonts w:ascii="Times New Roman" w:hAnsi="Times New Roman" w:cs="Times New Roman"/>
                <w:sz w:val="22"/>
              </w:rPr>
              <w:t>from ?</w:t>
            </w:r>
            <w:proofErr w:type="gramEnd"/>
            <w:r>
              <w:rPr>
                <w:rFonts w:ascii="Times New Roman" w:hAnsi="Times New Roman" w:cs="Times New Roman"/>
                <w:sz w:val="22"/>
              </w:rPr>
              <w:t>, and whether graduate or undergraduate student</w:t>
            </w:r>
            <w:r w:rsidR="00F1434F">
              <w:rPr>
                <w:rFonts w:ascii="Times New Roman" w:hAnsi="Times New Roman" w:cs="Times New Roman"/>
                <w:sz w:val="22"/>
              </w:rPr>
              <w:t xml:space="preserve"> or teacher</w:t>
            </w:r>
            <w:r>
              <w:rPr>
                <w:rFonts w:ascii="Times New Roman" w:hAnsi="Times New Roman" w:cs="Times New Roman"/>
                <w:sz w:val="22"/>
              </w:rPr>
              <w:t>)</w:t>
            </w:r>
          </w:p>
        </w:tc>
      </w:tr>
      <w:tr w:rsidR="00233A8E" w:rsidRPr="00835E54" w14:paraId="47CD6F5D" w14:textId="77777777" w:rsidTr="00233A8E">
        <w:trPr>
          <w:trHeight w:val="280"/>
        </w:trPr>
        <w:tc>
          <w:tcPr>
            <w:tcW w:w="1794" w:type="dxa"/>
          </w:tcPr>
          <w:p w14:paraId="15D84C55" w14:textId="77777777" w:rsidR="00233A8E" w:rsidRPr="00835E54" w:rsidRDefault="00233A8E" w:rsidP="00233A8E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Major</w:t>
            </w:r>
          </w:p>
        </w:tc>
        <w:tc>
          <w:tcPr>
            <w:tcW w:w="6782" w:type="dxa"/>
            <w:gridSpan w:val="3"/>
          </w:tcPr>
          <w:p w14:paraId="25F51FB0" w14:textId="77777777" w:rsidR="00233A8E" w:rsidRPr="00835E54" w:rsidRDefault="00233A8E" w:rsidP="00233A8E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9955C7" w:rsidRPr="00835E54" w14:paraId="6E34A71C" w14:textId="77777777" w:rsidTr="009955C7">
        <w:trPr>
          <w:trHeight w:val="260"/>
        </w:trPr>
        <w:tc>
          <w:tcPr>
            <w:tcW w:w="1794" w:type="dxa"/>
            <w:tcBorders>
              <w:bottom w:val="single" w:sz="4" w:space="0" w:color="auto"/>
            </w:tcBorders>
          </w:tcPr>
          <w:p w14:paraId="2F36271E" w14:textId="77777777" w:rsidR="009955C7" w:rsidRPr="00835E54" w:rsidRDefault="009955C7" w:rsidP="00233A8E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Nation</w:t>
            </w:r>
            <w:r>
              <w:rPr>
                <w:rFonts w:ascii="Times New Roman" w:hAnsi="Times New Roman" w:cs="Times New Roman"/>
                <w:b/>
                <w:i/>
                <w:sz w:val="22"/>
              </w:rPr>
              <w:t>ality</w:t>
            </w:r>
          </w:p>
        </w:tc>
        <w:tc>
          <w:tcPr>
            <w:tcW w:w="6782" w:type="dxa"/>
            <w:gridSpan w:val="3"/>
            <w:tcBorders>
              <w:bottom w:val="single" w:sz="4" w:space="0" w:color="auto"/>
            </w:tcBorders>
          </w:tcPr>
          <w:p w14:paraId="24550F32" w14:textId="77777777" w:rsidR="009955C7" w:rsidRPr="00835E54" w:rsidRDefault="009955C7" w:rsidP="00233A8E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9955C7" w:rsidRPr="00835E54" w14:paraId="1D7D1090" w14:textId="77777777" w:rsidTr="009955C7">
        <w:trPr>
          <w:trHeight w:val="260"/>
        </w:trPr>
        <w:tc>
          <w:tcPr>
            <w:tcW w:w="1794" w:type="dxa"/>
            <w:shd w:val="clear" w:color="auto" w:fill="E0E0E0"/>
          </w:tcPr>
          <w:p w14:paraId="449128A5" w14:textId="79BAC703" w:rsidR="009955C7" w:rsidRPr="00835E54" w:rsidRDefault="009955C7" w:rsidP="00233A8E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Nickn</w:t>
            </w: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ame</w:t>
            </w:r>
            <w:r>
              <w:rPr>
                <w:rFonts w:ascii="Times New Roman" w:hAnsi="Times New Roman" w:cs="Times New Roman"/>
                <w:b/>
                <w:i/>
                <w:sz w:val="22"/>
              </w:rPr>
              <w:t xml:space="preserve"> of Interviewee 2</w:t>
            </w:r>
          </w:p>
        </w:tc>
        <w:tc>
          <w:tcPr>
            <w:tcW w:w="3391" w:type="dxa"/>
            <w:gridSpan w:val="2"/>
            <w:shd w:val="clear" w:color="auto" w:fill="E0E0E0"/>
          </w:tcPr>
          <w:p w14:paraId="0FD1168A" w14:textId="77777777" w:rsidR="009955C7" w:rsidRPr="00835E54" w:rsidRDefault="009955C7" w:rsidP="00233A8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3391" w:type="dxa"/>
            <w:shd w:val="clear" w:color="auto" w:fill="E0E0E0"/>
          </w:tcPr>
          <w:p w14:paraId="635A6261" w14:textId="42C788B9" w:rsidR="009955C7" w:rsidRPr="00835E54" w:rsidRDefault="009955C7" w:rsidP="00233A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Mother Tongue</w:t>
            </w:r>
            <w:r>
              <w:rPr>
                <w:rFonts w:ascii="Times New Roman" w:hAnsi="Times New Roman" w:cs="Times New Roman"/>
                <w:b/>
                <w:sz w:val="22"/>
              </w:rPr>
              <w:t>:</w:t>
            </w:r>
          </w:p>
        </w:tc>
      </w:tr>
      <w:tr w:rsidR="009955C7" w:rsidRPr="00835E54" w14:paraId="3F7C25F2" w14:textId="77777777" w:rsidTr="00233A8E">
        <w:trPr>
          <w:trHeight w:val="260"/>
        </w:trPr>
        <w:tc>
          <w:tcPr>
            <w:tcW w:w="1794" w:type="dxa"/>
          </w:tcPr>
          <w:p w14:paraId="450CB3F7" w14:textId="7BD4E949" w:rsidR="009955C7" w:rsidRPr="00835E54" w:rsidRDefault="009955C7" w:rsidP="00233A8E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Age</w:t>
            </w:r>
          </w:p>
        </w:tc>
        <w:tc>
          <w:tcPr>
            <w:tcW w:w="3391" w:type="dxa"/>
            <w:gridSpan w:val="2"/>
          </w:tcPr>
          <w:p w14:paraId="1360E446" w14:textId="77777777" w:rsidR="009955C7" w:rsidRPr="00835E54" w:rsidRDefault="009955C7" w:rsidP="00233A8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3391" w:type="dxa"/>
          </w:tcPr>
          <w:p w14:paraId="0722073B" w14:textId="77777777" w:rsidR="009955C7" w:rsidRPr="00835E54" w:rsidRDefault="009955C7" w:rsidP="00233A8E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9955C7" w:rsidRPr="00835E54" w14:paraId="5E7B6E10" w14:textId="77777777" w:rsidTr="00233A8E">
        <w:trPr>
          <w:trHeight w:val="260"/>
        </w:trPr>
        <w:tc>
          <w:tcPr>
            <w:tcW w:w="1794" w:type="dxa"/>
          </w:tcPr>
          <w:p w14:paraId="7586F9E2" w14:textId="32068BAF" w:rsidR="009955C7" w:rsidRPr="00835E54" w:rsidRDefault="009955C7" w:rsidP="00233A8E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 w:hint="eastAsia"/>
                <w:b/>
                <w:i/>
                <w:sz w:val="22"/>
              </w:rPr>
              <w:lastRenderedPageBreak/>
              <w:t>G</w:t>
            </w: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ender</w:t>
            </w:r>
          </w:p>
        </w:tc>
        <w:tc>
          <w:tcPr>
            <w:tcW w:w="3391" w:type="dxa"/>
            <w:gridSpan w:val="2"/>
          </w:tcPr>
          <w:p w14:paraId="562D47B0" w14:textId="77777777" w:rsidR="009955C7" w:rsidRPr="00835E54" w:rsidRDefault="009955C7" w:rsidP="00233A8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3391" w:type="dxa"/>
          </w:tcPr>
          <w:p w14:paraId="22241D0E" w14:textId="77777777" w:rsidR="009955C7" w:rsidRPr="00835E54" w:rsidRDefault="009955C7" w:rsidP="00233A8E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9955C7" w:rsidRPr="00835E54" w14:paraId="627B8412" w14:textId="77777777" w:rsidTr="003B4D50">
        <w:trPr>
          <w:trHeight w:val="260"/>
        </w:trPr>
        <w:tc>
          <w:tcPr>
            <w:tcW w:w="1794" w:type="dxa"/>
          </w:tcPr>
          <w:p w14:paraId="53E532EC" w14:textId="40297D49" w:rsidR="009955C7" w:rsidRPr="00835E54" w:rsidRDefault="009955C7" w:rsidP="00233A8E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Program</w:t>
            </w:r>
          </w:p>
        </w:tc>
        <w:tc>
          <w:tcPr>
            <w:tcW w:w="6782" w:type="dxa"/>
            <w:gridSpan w:val="3"/>
          </w:tcPr>
          <w:p w14:paraId="06B4D5D2" w14:textId="7197FF85" w:rsidR="009955C7" w:rsidRPr="00835E54" w:rsidRDefault="009955C7" w:rsidP="00233A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(specify whether PKU Student, Exchange Student </w:t>
            </w:r>
            <w:proofErr w:type="gramStart"/>
            <w:r>
              <w:rPr>
                <w:rFonts w:ascii="Times New Roman" w:hAnsi="Times New Roman" w:cs="Times New Roman"/>
                <w:sz w:val="22"/>
              </w:rPr>
              <w:t>from ?</w:t>
            </w:r>
            <w:proofErr w:type="gramEnd"/>
            <w:r>
              <w:rPr>
                <w:rFonts w:ascii="Times New Roman" w:hAnsi="Times New Roman" w:cs="Times New Roman"/>
                <w:sz w:val="22"/>
              </w:rPr>
              <w:t>, and whether graduate or undergraduate student</w:t>
            </w:r>
            <w:r w:rsidR="00F1434F">
              <w:rPr>
                <w:rFonts w:ascii="Times New Roman" w:hAnsi="Times New Roman" w:cs="Times New Roman"/>
                <w:sz w:val="22"/>
              </w:rPr>
              <w:t xml:space="preserve"> or teacher</w:t>
            </w:r>
            <w:r>
              <w:rPr>
                <w:rFonts w:ascii="Times New Roman" w:hAnsi="Times New Roman" w:cs="Times New Roman"/>
                <w:sz w:val="22"/>
              </w:rPr>
              <w:t>)</w:t>
            </w:r>
          </w:p>
        </w:tc>
      </w:tr>
      <w:tr w:rsidR="009955C7" w:rsidRPr="00835E54" w14:paraId="3FAF444C" w14:textId="77777777" w:rsidTr="003B4D50">
        <w:trPr>
          <w:trHeight w:val="260"/>
        </w:trPr>
        <w:tc>
          <w:tcPr>
            <w:tcW w:w="1794" w:type="dxa"/>
          </w:tcPr>
          <w:p w14:paraId="16737FEA" w14:textId="3D161EEF" w:rsidR="009955C7" w:rsidRPr="00835E54" w:rsidRDefault="009955C7" w:rsidP="00233A8E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Major</w:t>
            </w:r>
          </w:p>
        </w:tc>
        <w:tc>
          <w:tcPr>
            <w:tcW w:w="6782" w:type="dxa"/>
            <w:gridSpan w:val="3"/>
          </w:tcPr>
          <w:p w14:paraId="38B2D557" w14:textId="77777777" w:rsidR="009955C7" w:rsidRPr="00835E54" w:rsidRDefault="009955C7" w:rsidP="00233A8E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9955C7" w:rsidRPr="00835E54" w14:paraId="0E509EFD" w14:textId="77777777" w:rsidTr="009955C7">
        <w:trPr>
          <w:trHeight w:val="260"/>
        </w:trPr>
        <w:tc>
          <w:tcPr>
            <w:tcW w:w="1794" w:type="dxa"/>
            <w:tcBorders>
              <w:bottom w:val="single" w:sz="4" w:space="0" w:color="auto"/>
            </w:tcBorders>
          </w:tcPr>
          <w:p w14:paraId="0CF35F09" w14:textId="14AD8E7E" w:rsidR="009955C7" w:rsidRPr="00835E54" w:rsidRDefault="009955C7" w:rsidP="00233A8E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Nation</w:t>
            </w:r>
            <w:r>
              <w:rPr>
                <w:rFonts w:ascii="Times New Roman" w:hAnsi="Times New Roman" w:cs="Times New Roman"/>
                <w:b/>
                <w:i/>
                <w:sz w:val="22"/>
              </w:rPr>
              <w:t>ality</w:t>
            </w:r>
          </w:p>
        </w:tc>
        <w:tc>
          <w:tcPr>
            <w:tcW w:w="6782" w:type="dxa"/>
            <w:gridSpan w:val="3"/>
            <w:tcBorders>
              <w:bottom w:val="single" w:sz="4" w:space="0" w:color="auto"/>
            </w:tcBorders>
          </w:tcPr>
          <w:p w14:paraId="3C9DD712" w14:textId="77777777" w:rsidR="009955C7" w:rsidRPr="00835E54" w:rsidRDefault="009955C7" w:rsidP="00233A8E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9955C7" w:rsidRPr="00835E54" w14:paraId="45390E36" w14:textId="77777777" w:rsidTr="009955C7">
        <w:trPr>
          <w:trHeight w:val="260"/>
        </w:trPr>
        <w:tc>
          <w:tcPr>
            <w:tcW w:w="1794" w:type="dxa"/>
            <w:shd w:val="clear" w:color="auto" w:fill="E0E0E0"/>
          </w:tcPr>
          <w:p w14:paraId="5CA31FB8" w14:textId="60D92CD2" w:rsidR="009955C7" w:rsidRPr="00835E54" w:rsidRDefault="009955C7" w:rsidP="00233A8E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Nickn</w:t>
            </w: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ame</w:t>
            </w:r>
            <w:r>
              <w:rPr>
                <w:rFonts w:ascii="Times New Roman" w:hAnsi="Times New Roman" w:cs="Times New Roman"/>
                <w:b/>
                <w:i/>
                <w:sz w:val="22"/>
              </w:rPr>
              <w:t xml:space="preserve"> of Interviewee 3</w:t>
            </w:r>
          </w:p>
        </w:tc>
        <w:tc>
          <w:tcPr>
            <w:tcW w:w="3391" w:type="dxa"/>
            <w:gridSpan w:val="2"/>
            <w:shd w:val="clear" w:color="auto" w:fill="E0E0E0"/>
          </w:tcPr>
          <w:p w14:paraId="7DA6084D" w14:textId="77777777" w:rsidR="009955C7" w:rsidRPr="00835E54" w:rsidRDefault="009955C7" w:rsidP="00233A8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3391" w:type="dxa"/>
            <w:shd w:val="clear" w:color="auto" w:fill="E0E0E0"/>
          </w:tcPr>
          <w:p w14:paraId="7904B8F9" w14:textId="47CFBBEC" w:rsidR="009955C7" w:rsidRPr="00835E54" w:rsidRDefault="009955C7" w:rsidP="00233A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 w:hint="eastAsia"/>
                <w:b/>
                <w:sz w:val="22"/>
              </w:rPr>
              <w:t>Mother Tongue</w:t>
            </w:r>
            <w:r>
              <w:rPr>
                <w:rFonts w:ascii="Times New Roman" w:hAnsi="Times New Roman" w:cs="Times New Roman"/>
                <w:b/>
                <w:sz w:val="22"/>
              </w:rPr>
              <w:t>:</w:t>
            </w:r>
          </w:p>
        </w:tc>
      </w:tr>
      <w:tr w:rsidR="009955C7" w:rsidRPr="00835E54" w14:paraId="31430219" w14:textId="77777777" w:rsidTr="003B4D50">
        <w:trPr>
          <w:trHeight w:val="260"/>
        </w:trPr>
        <w:tc>
          <w:tcPr>
            <w:tcW w:w="1794" w:type="dxa"/>
          </w:tcPr>
          <w:p w14:paraId="17AC4B1C" w14:textId="3201690D" w:rsidR="009955C7" w:rsidRPr="00835E54" w:rsidRDefault="009955C7" w:rsidP="00233A8E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Age</w:t>
            </w:r>
          </w:p>
        </w:tc>
        <w:tc>
          <w:tcPr>
            <w:tcW w:w="6782" w:type="dxa"/>
            <w:gridSpan w:val="3"/>
          </w:tcPr>
          <w:p w14:paraId="47CA26E5" w14:textId="77777777" w:rsidR="009955C7" w:rsidRPr="00835E54" w:rsidRDefault="009955C7" w:rsidP="00233A8E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9955C7" w:rsidRPr="00835E54" w14:paraId="0790D4E0" w14:textId="77777777" w:rsidTr="003B4D50">
        <w:trPr>
          <w:trHeight w:val="260"/>
        </w:trPr>
        <w:tc>
          <w:tcPr>
            <w:tcW w:w="1794" w:type="dxa"/>
          </w:tcPr>
          <w:p w14:paraId="4FB44171" w14:textId="7B27E08D" w:rsidR="009955C7" w:rsidRPr="00835E54" w:rsidRDefault="009955C7" w:rsidP="00233A8E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 w:hint="eastAsia"/>
                <w:b/>
                <w:i/>
                <w:sz w:val="22"/>
              </w:rPr>
              <w:t>G</w:t>
            </w: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ender</w:t>
            </w:r>
          </w:p>
        </w:tc>
        <w:tc>
          <w:tcPr>
            <w:tcW w:w="6782" w:type="dxa"/>
            <w:gridSpan w:val="3"/>
          </w:tcPr>
          <w:p w14:paraId="513F619E" w14:textId="77777777" w:rsidR="009955C7" w:rsidRPr="00835E54" w:rsidRDefault="009955C7" w:rsidP="00233A8E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9955C7" w:rsidRPr="00835E54" w14:paraId="55A272B5" w14:textId="77777777" w:rsidTr="003B4D50">
        <w:trPr>
          <w:trHeight w:val="260"/>
        </w:trPr>
        <w:tc>
          <w:tcPr>
            <w:tcW w:w="1794" w:type="dxa"/>
          </w:tcPr>
          <w:p w14:paraId="0BC545CF" w14:textId="43DE7057" w:rsidR="009955C7" w:rsidRPr="00835E54" w:rsidRDefault="009955C7" w:rsidP="00233A8E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Program</w:t>
            </w:r>
          </w:p>
        </w:tc>
        <w:tc>
          <w:tcPr>
            <w:tcW w:w="6782" w:type="dxa"/>
            <w:gridSpan w:val="3"/>
          </w:tcPr>
          <w:p w14:paraId="2A13D36B" w14:textId="4788A1D5" w:rsidR="009955C7" w:rsidRPr="00835E54" w:rsidRDefault="009955C7" w:rsidP="00233A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(specify whether PKU Student, Exchange Student </w:t>
            </w:r>
            <w:proofErr w:type="gramStart"/>
            <w:r>
              <w:rPr>
                <w:rFonts w:ascii="Times New Roman" w:hAnsi="Times New Roman" w:cs="Times New Roman"/>
                <w:sz w:val="22"/>
              </w:rPr>
              <w:t>from ?</w:t>
            </w:r>
            <w:proofErr w:type="gramEnd"/>
            <w:r>
              <w:rPr>
                <w:rFonts w:ascii="Times New Roman" w:hAnsi="Times New Roman" w:cs="Times New Roman"/>
                <w:sz w:val="22"/>
              </w:rPr>
              <w:t>, and whether graduate or undergraduate student)</w:t>
            </w:r>
          </w:p>
        </w:tc>
      </w:tr>
      <w:tr w:rsidR="009955C7" w:rsidRPr="00835E54" w14:paraId="7F08DE37" w14:textId="77777777" w:rsidTr="003B4D50">
        <w:trPr>
          <w:trHeight w:val="260"/>
        </w:trPr>
        <w:tc>
          <w:tcPr>
            <w:tcW w:w="1794" w:type="dxa"/>
          </w:tcPr>
          <w:p w14:paraId="126DEDE9" w14:textId="5FB53541" w:rsidR="009955C7" w:rsidRPr="00835E54" w:rsidRDefault="009955C7" w:rsidP="00233A8E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Major</w:t>
            </w:r>
          </w:p>
        </w:tc>
        <w:tc>
          <w:tcPr>
            <w:tcW w:w="6782" w:type="dxa"/>
            <w:gridSpan w:val="3"/>
          </w:tcPr>
          <w:p w14:paraId="1E4CB001" w14:textId="77777777" w:rsidR="009955C7" w:rsidRPr="00835E54" w:rsidRDefault="009955C7" w:rsidP="00233A8E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9955C7" w:rsidRPr="00835E54" w14:paraId="271A6C02" w14:textId="77777777" w:rsidTr="009955C7">
        <w:trPr>
          <w:trHeight w:val="260"/>
        </w:trPr>
        <w:tc>
          <w:tcPr>
            <w:tcW w:w="1794" w:type="dxa"/>
            <w:tcBorders>
              <w:bottom w:val="single" w:sz="4" w:space="0" w:color="auto"/>
            </w:tcBorders>
          </w:tcPr>
          <w:p w14:paraId="20591BB2" w14:textId="45C8E664" w:rsidR="009955C7" w:rsidRPr="00835E54" w:rsidRDefault="009955C7" w:rsidP="00233A8E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Nation</w:t>
            </w:r>
            <w:r>
              <w:rPr>
                <w:rFonts w:ascii="Times New Roman" w:hAnsi="Times New Roman" w:cs="Times New Roman"/>
                <w:b/>
                <w:i/>
                <w:sz w:val="22"/>
              </w:rPr>
              <w:t>ality</w:t>
            </w:r>
          </w:p>
        </w:tc>
        <w:tc>
          <w:tcPr>
            <w:tcW w:w="6782" w:type="dxa"/>
            <w:gridSpan w:val="3"/>
            <w:tcBorders>
              <w:bottom w:val="single" w:sz="4" w:space="0" w:color="auto"/>
            </w:tcBorders>
          </w:tcPr>
          <w:p w14:paraId="15884060" w14:textId="77777777" w:rsidR="009955C7" w:rsidRPr="00835E54" w:rsidRDefault="009955C7" w:rsidP="00233A8E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9955C7" w:rsidRPr="00835E54" w14:paraId="2EC5864A" w14:textId="77777777" w:rsidTr="009955C7">
        <w:trPr>
          <w:trHeight w:val="260"/>
        </w:trPr>
        <w:tc>
          <w:tcPr>
            <w:tcW w:w="1794" w:type="dxa"/>
            <w:shd w:val="clear" w:color="auto" w:fill="FFFF99"/>
          </w:tcPr>
          <w:p w14:paraId="4A7BC5F5" w14:textId="77777777" w:rsidR="009955C7" w:rsidRPr="00835E54" w:rsidRDefault="009955C7" w:rsidP="00233A8E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</w:p>
        </w:tc>
        <w:tc>
          <w:tcPr>
            <w:tcW w:w="6782" w:type="dxa"/>
            <w:gridSpan w:val="3"/>
            <w:shd w:val="clear" w:color="auto" w:fill="FFFF99"/>
          </w:tcPr>
          <w:p w14:paraId="096625D1" w14:textId="77777777" w:rsidR="009955C7" w:rsidRPr="00835E54" w:rsidRDefault="009955C7" w:rsidP="00233A8E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233A8E" w:rsidRPr="00835E54" w14:paraId="5711C19A" w14:textId="77777777" w:rsidTr="00233A8E">
        <w:trPr>
          <w:trHeight w:val="773"/>
        </w:trPr>
        <w:tc>
          <w:tcPr>
            <w:tcW w:w="1794" w:type="dxa"/>
          </w:tcPr>
          <w:p w14:paraId="74FBD4FB" w14:textId="77777777" w:rsidR="00233A8E" w:rsidRPr="00835E54" w:rsidRDefault="00233A8E" w:rsidP="00233A8E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Awareness</w:t>
            </w:r>
            <w:r w:rsidRPr="00835E54">
              <w:rPr>
                <w:rFonts w:ascii="Times New Roman" w:hAnsi="Times New Roman" w:cs="Times New Roman" w:hint="eastAsia"/>
                <w:b/>
                <w:i/>
                <w:sz w:val="22"/>
              </w:rPr>
              <w:t xml:space="preserve"> </w:t>
            </w: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 xml:space="preserve">of </w:t>
            </w:r>
          </w:p>
          <w:p w14:paraId="7C268C1A" w14:textId="77777777" w:rsidR="00233A8E" w:rsidRPr="00835E54" w:rsidRDefault="00233A8E" w:rsidP="00233A8E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Climate Change</w:t>
            </w:r>
          </w:p>
        </w:tc>
        <w:tc>
          <w:tcPr>
            <w:tcW w:w="6782" w:type="dxa"/>
            <w:gridSpan w:val="3"/>
          </w:tcPr>
          <w:p w14:paraId="6DD9C970" w14:textId="77777777" w:rsidR="00233A8E" w:rsidRPr="00835E54" w:rsidRDefault="00233A8E" w:rsidP="00233A8E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233A8E" w:rsidRPr="00835E54" w14:paraId="26AF69B1" w14:textId="77777777" w:rsidTr="00233A8E">
        <w:trPr>
          <w:trHeight w:val="773"/>
        </w:trPr>
        <w:tc>
          <w:tcPr>
            <w:tcW w:w="1794" w:type="dxa"/>
          </w:tcPr>
          <w:p w14:paraId="5F3D0AC8" w14:textId="77777777" w:rsidR="00233A8E" w:rsidRPr="00835E54" w:rsidRDefault="00233A8E" w:rsidP="00233A8E">
            <w:pPr>
              <w:rPr>
                <w:rFonts w:ascii="Times New Roman" w:hAnsi="Times New Roman" w:cs="Times New Roman"/>
                <w:b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 xml:space="preserve">Anthropogenic </w:t>
            </w: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Climate Change</w:t>
            </w:r>
          </w:p>
        </w:tc>
        <w:tc>
          <w:tcPr>
            <w:tcW w:w="6782" w:type="dxa"/>
            <w:gridSpan w:val="3"/>
          </w:tcPr>
          <w:p w14:paraId="43D392B1" w14:textId="77777777" w:rsidR="00233A8E" w:rsidRPr="00835E54" w:rsidRDefault="00233A8E" w:rsidP="00233A8E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233A8E" w:rsidRPr="00835E54" w14:paraId="57F965E0" w14:textId="77777777" w:rsidTr="00233A8E">
        <w:trPr>
          <w:trHeight w:val="747"/>
        </w:trPr>
        <w:tc>
          <w:tcPr>
            <w:tcW w:w="1794" w:type="dxa"/>
          </w:tcPr>
          <w:p w14:paraId="32767987" w14:textId="77777777" w:rsidR="00233A8E" w:rsidRPr="00835E54" w:rsidRDefault="00233A8E" w:rsidP="00233A8E">
            <w:pPr>
              <w:jc w:val="left"/>
              <w:rPr>
                <w:rFonts w:ascii="Times New Roman" w:hAnsi="Times New Roman" w:cs="Times New Roman"/>
                <w:b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Causes</w:t>
            </w:r>
            <w:r w:rsidRPr="00835E54">
              <w:rPr>
                <w:rFonts w:ascii="Times New Roman" w:hAnsi="Times New Roman" w:cs="Times New Roman" w:hint="eastAsia"/>
                <w:b/>
                <w:i/>
                <w:sz w:val="22"/>
              </w:rPr>
              <w:t xml:space="preserve"> </w:t>
            </w: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 xml:space="preserve">of </w:t>
            </w:r>
          </w:p>
          <w:p w14:paraId="0620FBCD" w14:textId="77777777" w:rsidR="00233A8E" w:rsidRPr="00835E54" w:rsidRDefault="00233A8E" w:rsidP="00233A8E">
            <w:pPr>
              <w:jc w:val="left"/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Climate Change</w:t>
            </w:r>
          </w:p>
        </w:tc>
        <w:tc>
          <w:tcPr>
            <w:tcW w:w="6782" w:type="dxa"/>
            <w:gridSpan w:val="3"/>
          </w:tcPr>
          <w:p w14:paraId="3A688D16" w14:textId="77777777" w:rsidR="00233A8E" w:rsidRPr="00835E54" w:rsidRDefault="00233A8E" w:rsidP="00233A8E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233A8E" w:rsidRPr="00835E54" w14:paraId="7441826D" w14:textId="77777777" w:rsidTr="00233A8E">
        <w:trPr>
          <w:trHeight w:val="572"/>
        </w:trPr>
        <w:tc>
          <w:tcPr>
            <w:tcW w:w="1794" w:type="dxa"/>
          </w:tcPr>
          <w:p w14:paraId="15C616E6" w14:textId="77777777" w:rsidR="00233A8E" w:rsidRPr="00835E54" w:rsidRDefault="00233A8E" w:rsidP="00233A8E">
            <w:pPr>
              <w:jc w:val="left"/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 xml:space="preserve">Consequences of </w:t>
            </w:r>
          </w:p>
          <w:p w14:paraId="6B6924D5" w14:textId="77777777" w:rsidR="00233A8E" w:rsidRPr="00835E54" w:rsidRDefault="00233A8E" w:rsidP="00233A8E">
            <w:pPr>
              <w:jc w:val="left"/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35E54">
              <w:rPr>
                <w:rFonts w:ascii="Times New Roman" w:hAnsi="Times New Roman" w:cs="Times New Roman"/>
                <w:b/>
                <w:i/>
                <w:sz w:val="22"/>
              </w:rPr>
              <w:t>Climate Change</w:t>
            </w:r>
          </w:p>
        </w:tc>
        <w:tc>
          <w:tcPr>
            <w:tcW w:w="6782" w:type="dxa"/>
            <w:gridSpan w:val="3"/>
          </w:tcPr>
          <w:p w14:paraId="3BB6F0D2" w14:textId="77777777" w:rsidR="00233A8E" w:rsidRPr="00835E54" w:rsidRDefault="00233A8E" w:rsidP="00233A8E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233A8E" w:rsidRPr="00835E54" w14:paraId="23888ECD" w14:textId="77777777" w:rsidTr="00233A8E">
        <w:trPr>
          <w:trHeight w:val="249"/>
        </w:trPr>
        <w:tc>
          <w:tcPr>
            <w:tcW w:w="1794" w:type="dxa"/>
          </w:tcPr>
          <w:p w14:paraId="10357D25" w14:textId="77777777" w:rsidR="00233A8E" w:rsidRPr="00835E54" w:rsidRDefault="00233A8E" w:rsidP="00233A8E">
            <w:pPr>
              <w:jc w:val="left"/>
              <w:rPr>
                <w:rFonts w:ascii="Times New Roman" w:hAnsi="Times New Roman" w:cs="Times New Roman"/>
                <w:b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Solutions for climate change</w:t>
            </w:r>
          </w:p>
        </w:tc>
        <w:tc>
          <w:tcPr>
            <w:tcW w:w="6782" w:type="dxa"/>
            <w:gridSpan w:val="3"/>
          </w:tcPr>
          <w:p w14:paraId="6F0EBD7E" w14:textId="77777777" w:rsidR="00233A8E" w:rsidRPr="00835E54" w:rsidRDefault="00233A8E" w:rsidP="00233A8E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233A8E" w:rsidRPr="00835E54" w14:paraId="7D3A109A" w14:textId="77777777" w:rsidTr="00233A8E">
        <w:trPr>
          <w:trHeight w:val="90"/>
        </w:trPr>
        <w:tc>
          <w:tcPr>
            <w:tcW w:w="1794" w:type="dxa"/>
          </w:tcPr>
          <w:p w14:paraId="48DB040C" w14:textId="77777777" w:rsidR="00233A8E" w:rsidRPr="00835E54" w:rsidRDefault="00233A8E" w:rsidP="00233A8E">
            <w:pPr>
              <w:jc w:val="left"/>
              <w:rPr>
                <w:rFonts w:ascii="Times New Roman" w:hAnsi="Times New Roman" w:cs="Times New Roman"/>
                <w:b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Other Comments</w:t>
            </w:r>
          </w:p>
        </w:tc>
        <w:tc>
          <w:tcPr>
            <w:tcW w:w="6782" w:type="dxa"/>
            <w:gridSpan w:val="3"/>
          </w:tcPr>
          <w:p w14:paraId="15371555" w14:textId="77777777" w:rsidR="00233A8E" w:rsidRPr="00835E54" w:rsidRDefault="00233A8E" w:rsidP="00233A8E">
            <w:pPr>
              <w:rPr>
                <w:rFonts w:ascii="Times New Roman" w:hAnsi="Times New Roman" w:cs="Times New Roman"/>
                <w:sz w:val="22"/>
              </w:rPr>
            </w:pPr>
          </w:p>
        </w:tc>
      </w:tr>
    </w:tbl>
    <w:p w14:paraId="0BF121BD" w14:textId="77777777" w:rsidR="00E15945" w:rsidRDefault="00E15945">
      <w:pPr>
        <w:rPr>
          <w:b/>
          <w:sz w:val="24"/>
          <w:szCs w:val="24"/>
        </w:rPr>
      </w:pPr>
    </w:p>
    <w:p w14:paraId="6F474B31" w14:textId="2679063D" w:rsidR="009921F5" w:rsidRPr="00E15945" w:rsidRDefault="009921F5">
      <w:pPr>
        <w:rPr>
          <w:b/>
          <w:sz w:val="28"/>
          <w:szCs w:val="28"/>
        </w:rPr>
      </w:pPr>
      <w:r w:rsidRPr="00E15945">
        <w:rPr>
          <w:b/>
          <w:sz w:val="28"/>
          <w:szCs w:val="28"/>
        </w:rPr>
        <w:t>Interview Team Overall Assessments:</w:t>
      </w:r>
    </w:p>
    <w:p w14:paraId="06995C25" w14:textId="77777777" w:rsidR="009955C7" w:rsidRPr="00F1434F" w:rsidRDefault="009955C7">
      <w:pPr>
        <w:rPr>
          <w:rFonts w:ascii="Times New Roman" w:hAnsi="Times New Roman" w:cs="Times New Roman"/>
          <w:bCs/>
          <w:sz w:val="24"/>
          <w:szCs w:val="24"/>
        </w:rPr>
      </w:pPr>
    </w:p>
    <w:p w14:paraId="4470A17A" w14:textId="1627202A" w:rsidR="009955C7" w:rsidRPr="00F1434F" w:rsidRDefault="009955C7">
      <w:pPr>
        <w:rPr>
          <w:rFonts w:ascii="Times New Roman" w:hAnsi="Times New Roman" w:cs="Times New Roman"/>
          <w:bCs/>
          <w:sz w:val="24"/>
          <w:szCs w:val="24"/>
        </w:rPr>
      </w:pPr>
      <w:r w:rsidRPr="00F1434F">
        <w:rPr>
          <w:rFonts w:ascii="Times New Roman" w:hAnsi="Times New Roman" w:cs="Times New Roman"/>
          <w:bCs/>
          <w:sz w:val="24"/>
          <w:szCs w:val="24"/>
        </w:rPr>
        <w:t>This may include:</w:t>
      </w:r>
    </w:p>
    <w:p w14:paraId="2FEF9B57" w14:textId="2B93D66E" w:rsidR="009955C7" w:rsidRPr="00F1434F" w:rsidRDefault="009955C7">
      <w:pPr>
        <w:rPr>
          <w:rFonts w:ascii="Times New Roman" w:hAnsi="Times New Roman" w:cs="Times New Roman"/>
          <w:bCs/>
          <w:sz w:val="24"/>
          <w:szCs w:val="24"/>
        </w:rPr>
      </w:pPr>
      <w:r w:rsidRPr="00F1434F">
        <w:rPr>
          <w:rFonts w:ascii="Times New Roman" w:hAnsi="Times New Roman" w:cs="Times New Roman"/>
          <w:bCs/>
          <w:sz w:val="24"/>
          <w:szCs w:val="24"/>
        </w:rPr>
        <w:t>- summary of interview process</w:t>
      </w:r>
    </w:p>
    <w:p w14:paraId="6195F5AD" w14:textId="083E8523" w:rsidR="009955C7" w:rsidRPr="00F1434F" w:rsidRDefault="009955C7">
      <w:pPr>
        <w:rPr>
          <w:rFonts w:ascii="Times New Roman" w:hAnsi="Times New Roman" w:cs="Times New Roman"/>
          <w:bCs/>
          <w:sz w:val="24"/>
          <w:szCs w:val="24"/>
        </w:rPr>
      </w:pPr>
      <w:r w:rsidRPr="00F1434F">
        <w:rPr>
          <w:rFonts w:ascii="Times New Roman" w:hAnsi="Times New Roman" w:cs="Times New Roman"/>
          <w:bCs/>
          <w:sz w:val="24"/>
          <w:szCs w:val="24"/>
        </w:rPr>
        <w:t>- summary of opinions expressed/perspectives identified</w:t>
      </w:r>
    </w:p>
    <w:p w14:paraId="5D5FC1B9" w14:textId="618655A0" w:rsidR="009955C7" w:rsidRPr="00F1434F" w:rsidRDefault="009955C7">
      <w:pPr>
        <w:rPr>
          <w:rFonts w:ascii="Times New Roman" w:hAnsi="Times New Roman" w:cs="Times New Roman"/>
          <w:bCs/>
          <w:sz w:val="24"/>
          <w:szCs w:val="24"/>
        </w:rPr>
      </w:pPr>
      <w:r w:rsidRPr="00F1434F">
        <w:rPr>
          <w:rFonts w:ascii="Times New Roman" w:hAnsi="Times New Roman" w:cs="Times New Roman"/>
          <w:bCs/>
          <w:sz w:val="24"/>
          <w:szCs w:val="24"/>
        </w:rPr>
        <w:t xml:space="preserve">- how your views on the subject matter have changed </w:t>
      </w:r>
    </w:p>
    <w:p w14:paraId="5CBC0820" w14:textId="3305C418" w:rsidR="00844298" w:rsidRPr="00F1434F" w:rsidRDefault="009955C7">
      <w:pPr>
        <w:rPr>
          <w:rFonts w:ascii="Times New Roman" w:hAnsi="Times New Roman" w:cs="Times New Roman"/>
          <w:bCs/>
          <w:sz w:val="24"/>
          <w:szCs w:val="24"/>
        </w:rPr>
      </w:pPr>
      <w:r w:rsidRPr="00F1434F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="004E21C6" w:rsidRPr="00F1434F">
        <w:rPr>
          <w:rFonts w:ascii="Times New Roman" w:hAnsi="Times New Roman" w:cs="Times New Roman"/>
          <w:bCs/>
          <w:sz w:val="24"/>
          <w:szCs w:val="24"/>
        </w:rPr>
        <w:t>Identification</w:t>
      </w:r>
      <w:r w:rsidRPr="00F1434F">
        <w:rPr>
          <w:rFonts w:ascii="Times New Roman" w:hAnsi="Times New Roman" w:cs="Times New Roman"/>
          <w:bCs/>
          <w:sz w:val="24"/>
          <w:szCs w:val="24"/>
        </w:rPr>
        <w:t xml:space="preserve"> of interview limitations</w:t>
      </w:r>
    </w:p>
    <w:p w14:paraId="39BBD92C" w14:textId="77777777" w:rsidR="004E21C6" w:rsidRDefault="004E21C6">
      <w:pPr>
        <w:rPr>
          <w:b/>
          <w:sz w:val="24"/>
          <w:szCs w:val="24"/>
        </w:rPr>
      </w:pPr>
    </w:p>
    <w:p w14:paraId="13FD6DDB" w14:textId="77777777" w:rsidR="00E15945" w:rsidRDefault="00E15945" w:rsidP="004E21C6">
      <w:pPr>
        <w:rPr>
          <w:b/>
          <w:bCs/>
          <w:color w:val="FF0000"/>
          <w:sz w:val="24"/>
          <w:szCs w:val="24"/>
          <w:lang w:val="en-CA"/>
        </w:rPr>
      </w:pPr>
    </w:p>
    <w:p w14:paraId="3F97F41C" w14:textId="3137E2F9" w:rsidR="004E21C6" w:rsidRPr="00F1434F" w:rsidRDefault="004E21C6" w:rsidP="004E21C6">
      <w:pPr>
        <w:rPr>
          <w:b/>
          <w:sz w:val="28"/>
          <w:szCs w:val="28"/>
          <w:u w:val="single"/>
        </w:rPr>
      </w:pPr>
      <w:r w:rsidRPr="00F1434F">
        <w:rPr>
          <w:b/>
          <w:bCs/>
          <w:color w:val="FF0000"/>
          <w:sz w:val="28"/>
          <w:szCs w:val="28"/>
          <w:lang w:val="en-CA"/>
        </w:rPr>
        <w:t>Table of Statistical Data</w:t>
      </w:r>
    </w:p>
    <w:p w14:paraId="437C9CFB" w14:textId="77777777" w:rsidR="004E21C6" w:rsidRPr="002D6AA7" w:rsidRDefault="004E21C6" w:rsidP="004E21C6">
      <w:pPr>
        <w:rPr>
          <w:b/>
        </w:rPr>
      </w:pPr>
    </w:p>
    <w:tbl>
      <w:tblPr>
        <w:tblW w:w="9346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660"/>
        <w:gridCol w:w="1276"/>
        <w:gridCol w:w="2410"/>
      </w:tblGrid>
      <w:tr w:rsidR="00F1434F" w:rsidRPr="002D6AA7" w14:paraId="1A3B866D" w14:textId="77777777" w:rsidTr="00F1434F">
        <w:trPr>
          <w:trHeight w:val="574"/>
        </w:trPr>
        <w:tc>
          <w:tcPr>
            <w:tcW w:w="56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18FF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9F159D" w14:textId="77777777" w:rsidR="00F1434F" w:rsidRPr="002D6AA7" w:rsidRDefault="00F1434F" w:rsidP="00F1434F">
            <w:pPr>
              <w:jc w:val="center"/>
              <w:rPr>
                <w:b/>
                <w:bCs/>
              </w:rPr>
            </w:pPr>
            <w:r w:rsidRPr="002D6AA7">
              <w:rPr>
                <w:b/>
                <w:bCs/>
              </w:rPr>
              <w:t>Tasks</w:t>
            </w:r>
          </w:p>
          <w:p w14:paraId="580CE600" w14:textId="77777777" w:rsidR="00F1434F" w:rsidRPr="002D6AA7" w:rsidRDefault="00F1434F" w:rsidP="00F1434F">
            <w:pPr>
              <w:jc w:val="center"/>
              <w:rPr>
                <w:lang w:val="en-CA"/>
              </w:rPr>
            </w:pP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18FFD"/>
          </w:tcPr>
          <w:p w14:paraId="6EE5296E" w14:textId="30827087" w:rsidR="00F1434F" w:rsidRPr="002D6AA7" w:rsidRDefault="00F1434F" w:rsidP="00F1434F">
            <w:pPr>
              <w:ind w:right="28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Initials of Students Involve</w:t>
            </w: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18FF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E07029" w14:textId="51508EC4" w:rsidR="00F1434F" w:rsidRPr="002D6AA7" w:rsidRDefault="00F1434F" w:rsidP="00F1434F">
            <w:pPr>
              <w:ind w:right="282"/>
              <w:jc w:val="center"/>
              <w:rPr>
                <w:lang w:val="en-CA"/>
              </w:rPr>
            </w:pPr>
            <w:r w:rsidRPr="002D6AA7">
              <w:rPr>
                <w:b/>
                <w:bCs/>
              </w:rPr>
              <w:t>Time Spent</w:t>
            </w:r>
            <w:r>
              <w:rPr>
                <w:b/>
                <w:bCs/>
              </w:rPr>
              <w:t xml:space="preserve"> (inclusive of all team members)</w:t>
            </w:r>
          </w:p>
        </w:tc>
      </w:tr>
      <w:tr w:rsidR="00F1434F" w:rsidRPr="002D6AA7" w14:paraId="344DB9D7" w14:textId="77777777" w:rsidTr="00F1434F">
        <w:trPr>
          <w:trHeight w:val="548"/>
        </w:trPr>
        <w:tc>
          <w:tcPr>
            <w:tcW w:w="5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A0B98C" w14:textId="3B391393" w:rsidR="00F1434F" w:rsidRPr="002D6AA7" w:rsidRDefault="00F1434F" w:rsidP="008F6BF4">
            <w:pPr>
              <w:rPr>
                <w:lang w:val="en-CA"/>
              </w:rPr>
            </w:pPr>
            <w:r>
              <w:lastRenderedPageBreak/>
              <w:t>Climate Change research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EFF"/>
          </w:tcPr>
          <w:p w14:paraId="29C8A398" w14:textId="77777777" w:rsidR="00F1434F" w:rsidRDefault="00F1434F" w:rsidP="008F6BF4">
            <w:pPr>
              <w:rPr>
                <w:lang w:val="en-CA"/>
              </w:rPr>
            </w:pP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FB184F" w14:textId="6873491C" w:rsidR="00F1434F" w:rsidRDefault="00F1434F" w:rsidP="008F6BF4">
            <w:pPr>
              <w:rPr>
                <w:lang w:val="en-CA"/>
              </w:rPr>
            </w:pPr>
          </w:p>
          <w:p w14:paraId="63E070A1" w14:textId="77777777" w:rsidR="00F1434F" w:rsidRDefault="00F1434F" w:rsidP="008F6BF4">
            <w:pPr>
              <w:rPr>
                <w:lang w:val="en-CA"/>
              </w:rPr>
            </w:pPr>
            <w:r>
              <w:rPr>
                <w:lang w:val="en-CA"/>
              </w:rPr>
              <w:t>Hour(s)</w:t>
            </w:r>
          </w:p>
        </w:tc>
      </w:tr>
      <w:tr w:rsidR="00F1434F" w:rsidRPr="002D6AA7" w14:paraId="43D24EA8" w14:textId="77777777" w:rsidTr="00F1434F">
        <w:trPr>
          <w:trHeight w:val="548"/>
        </w:trPr>
        <w:tc>
          <w:tcPr>
            <w:tcW w:w="5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DF2F6B" w14:textId="3D3C5E3E" w:rsidR="00F1434F" w:rsidRPr="002D6AA7" w:rsidRDefault="00F1434F" w:rsidP="008F6BF4">
            <w:pPr>
              <w:rPr>
                <w:lang w:val="en-CA"/>
              </w:rPr>
            </w:pPr>
            <w:r>
              <w:t>Interview Plan preparation and other work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EFF"/>
          </w:tcPr>
          <w:p w14:paraId="4BD1341D" w14:textId="77777777" w:rsidR="00F1434F" w:rsidRDefault="00F1434F" w:rsidP="008F6BF4">
            <w:pPr>
              <w:rPr>
                <w:lang w:val="en-CA"/>
              </w:rPr>
            </w:pP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2AEC32" w14:textId="1138D1B1" w:rsidR="00F1434F" w:rsidRDefault="00F1434F" w:rsidP="008F6BF4">
            <w:pPr>
              <w:rPr>
                <w:lang w:val="en-CA"/>
              </w:rPr>
            </w:pPr>
          </w:p>
          <w:p w14:paraId="06B40938" w14:textId="77777777" w:rsidR="00F1434F" w:rsidRPr="002D6AA7" w:rsidRDefault="00F1434F" w:rsidP="008F6BF4">
            <w:pPr>
              <w:rPr>
                <w:lang w:val="en-CA"/>
              </w:rPr>
            </w:pPr>
            <w:r>
              <w:rPr>
                <w:lang w:val="en-CA"/>
              </w:rPr>
              <w:t>Hour(s)</w:t>
            </w:r>
          </w:p>
        </w:tc>
      </w:tr>
      <w:tr w:rsidR="00F1434F" w:rsidRPr="002D6AA7" w14:paraId="69969B60" w14:textId="77777777" w:rsidTr="00F1434F">
        <w:trPr>
          <w:trHeight w:val="548"/>
        </w:trPr>
        <w:tc>
          <w:tcPr>
            <w:tcW w:w="5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206E67" w14:textId="6CD45E7C" w:rsidR="00F1434F" w:rsidRDefault="00F1434F" w:rsidP="008F6BF4">
            <w:r>
              <w:t>Carrying out interviews</w:t>
            </w:r>
          </w:p>
          <w:p w14:paraId="55384A6C" w14:textId="77777777" w:rsidR="00F1434F" w:rsidRPr="002D6AA7" w:rsidRDefault="00F1434F" w:rsidP="008F6BF4">
            <w:pPr>
              <w:rPr>
                <w:lang w:val="en-CA"/>
              </w:rPr>
            </w:pP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EFF"/>
          </w:tcPr>
          <w:p w14:paraId="451B8AA8" w14:textId="77777777" w:rsidR="00F1434F" w:rsidRPr="002D6AA7" w:rsidRDefault="00F1434F" w:rsidP="008F6BF4">
            <w:pPr>
              <w:rPr>
                <w:lang w:val="en-CA"/>
              </w:rPr>
            </w:pP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8BE560" w14:textId="33C91AF2" w:rsidR="00F1434F" w:rsidRPr="002D6AA7" w:rsidRDefault="00F1434F" w:rsidP="008F6BF4">
            <w:pPr>
              <w:rPr>
                <w:lang w:val="en-CA"/>
              </w:rPr>
            </w:pPr>
          </w:p>
          <w:p w14:paraId="70EB9366" w14:textId="77777777" w:rsidR="00F1434F" w:rsidRDefault="00F1434F" w:rsidP="008F6BF4">
            <w:pPr>
              <w:rPr>
                <w:lang w:val="en-CA"/>
              </w:rPr>
            </w:pPr>
          </w:p>
          <w:p w14:paraId="1882B641" w14:textId="77777777" w:rsidR="00F1434F" w:rsidRPr="002D6AA7" w:rsidRDefault="00F1434F" w:rsidP="008F6BF4">
            <w:pPr>
              <w:rPr>
                <w:lang w:val="en-CA"/>
              </w:rPr>
            </w:pPr>
            <w:r w:rsidRPr="002D6AA7">
              <w:rPr>
                <w:lang w:val="en-CA"/>
              </w:rPr>
              <w:t>Hour(s)</w:t>
            </w:r>
          </w:p>
        </w:tc>
      </w:tr>
      <w:tr w:rsidR="00F1434F" w:rsidRPr="002D6AA7" w14:paraId="3D3B59FE" w14:textId="77777777" w:rsidTr="00F1434F">
        <w:trPr>
          <w:trHeight w:val="780"/>
        </w:trPr>
        <w:tc>
          <w:tcPr>
            <w:tcW w:w="5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D3A1D1" w14:textId="617AA3D5" w:rsidR="00F1434F" w:rsidRPr="002D6AA7" w:rsidRDefault="00F1434F" w:rsidP="008F6BF4">
            <w:pPr>
              <w:rPr>
                <w:lang w:val="en-CA"/>
              </w:rPr>
            </w:pPr>
            <w:r>
              <w:t>Interview Report preparation and related work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EFF"/>
          </w:tcPr>
          <w:p w14:paraId="2CE4C7D8" w14:textId="77777777" w:rsidR="00F1434F" w:rsidRPr="002D6AA7" w:rsidRDefault="00F1434F" w:rsidP="008F6BF4">
            <w:pPr>
              <w:rPr>
                <w:lang w:val="en-CA"/>
              </w:rPr>
            </w:pP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F3B700" w14:textId="4CA33994" w:rsidR="00F1434F" w:rsidRPr="002D6AA7" w:rsidRDefault="00F1434F" w:rsidP="008F6BF4">
            <w:pPr>
              <w:rPr>
                <w:lang w:val="en-CA"/>
              </w:rPr>
            </w:pPr>
          </w:p>
          <w:p w14:paraId="26C0604E" w14:textId="77777777" w:rsidR="00F1434F" w:rsidRPr="002D6AA7" w:rsidRDefault="00F1434F" w:rsidP="008F6BF4">
            <w:pPr>
              <w:rPr>
                <w:lang w:val="en-CA"/>
              </w:rPr>
            </w:pPr>
            <w:r w:rsidRPr="002D6AA7">
              <w:rPr>
                <w:lang w:val="en-CA"/>
              </w:rPr>
              <w:t>Hour(s)</w:t>
            </w:r>
          </w:p>
        </w:tc>
      </w:tr>
      <w:tr w:rsidR="00F1434F" w:rsidRPr="002D6AA7" w14:paraId="63B416B0" w14:textId="77777777" w:rsidTr="00F1434F">
        <w:trPr>
          <w:trHeight w:val="666"/>
        </w:trPr>
        <w:tc>
          <w:tcPr>
            <w:tcW w:w="5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A3D8E0" w14:textId="26BDFC09" w:rsidR="00F1434F" w:rsidRPr="008732AF" w:rsidRDefault="00F1434F" w:rsidP="008F6BF4">
            <w:pPr>
              <w:rPr>
                <w:lang w:val="en-CA"/>
              </w:rPr>
            </w:pPr>
            <w:r>
              <w:t>Optional PPT preparation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EFF"/>
          </w:tcPr>
          <w:p w14:paraId="50921D2C" w14:textId="77777777" w:rsidR="00F1434F" w:rsidRDefault="00F1434F" w:rsidP="008F6BF4">
            <w:pPr>
              <w:rPr>
                <w:lang w:val="en-CA"/>
              </w:rPr>
            </w:pP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F84FFB" w14:textId="5FD38494" w:rsidR="00F1434F" w:rsidRDefault="00F1434F" w:rsidP="008F6BF4">
            <w:pPr>
              <w:rPr>
                <w:lang w:val="en-CA"/>
              </w:rPr>
            </w:pPr>
          </w:p>
          <w:p w14:paraId="2BD9F5B6" w14:textId="77777777" w:rsidR="00F1434F" w:rsidRPr="008732AF" w:rsidRDefault="00F1434F" w:rsidP="008F6BF4">
            <w:pPr>
              <w:rPr>
                <w:lang w:val="en-CA"/>
              </w:rPr>
            </w:pPr>
            <w:r w:rsidRPr="008732AF">
              <w:rPr>
                <w:lang w:val="en-CA"/>
              </w:rPr>
              <w:t>Hour(s)</w:t>
            </w:r>
          </w:p>
        </w:tc>
      </w:tr>
      <w:tr w:rsidR="00F1434F" w:rsidRPr="002D6AA7" w14:paraId="04B2883E" w14:textId="77777777" w:rsidTr="00F1434F">
        <w:trPr>
          <w:trHeight w:val="574"/>
        </w:trPr>
        <w:tc>
          <w:tcPr>
            <w:tcW w:w="5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BF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12D798" w14:textId="7573CC91" w:rsidR="00F1434F" w:rsidRPr="002D6AA7" w:rsidRDefault="00F1434F" w:rsidP="008F6BF4">
            <w:r w:rsidRPr="002D6AA7">
              <w:t>Total Time:</w:t>
            </w:r>
          </w:p>
        </w:tc>
        <w:tc>
          <w:tcPr>
            <w:tcW w:w="12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BF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B3A337" w14:textId="1076010C" w:rsidR="00F1434F" w:rsidRPr="002D6AA7" w:rsidRDefault="00F1434F" w:rsidP="008F6BF4">
            <w:pPr>
              <w:rPr>
                <w:lang w:val="en-CA"/>
              </w:rPr>
            </w:pPr>
            <w:r w:rsidRPr="002D6AA7">
              <w:t>100%</w:t>
            </w: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BF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895C9B" w14:textId="77777777" w:rsidR="00F1434F" w:rsidRPr="002D6AA7" w:rsidRDefault="00F1434F" w:rsidP="008F6BF4">
            <w:pPr>
              <w:rPr>
                <w:lang w:val="en-CA"/>
              </w:rPr>
            </w:pPr>
            <w:r w:rsidRPr="002D6AA7">
              <w:t>___ hours</w:t>
            </w:r>
          </w:p>
        </w:tc>
      </w:tr>
    </w:tbl>
    <w:p w14:paraId="50217582" w14:textId="77777777" w:rsidR="004E21C6" w:rsidRDefault="004E21C6" w:rsidP="004E21C6"/>
    <w:p w14:paraId="76874CBD" w14:textId="77777777" w:rsidR="004E21C6" w:rsidRPr="009921F5" w:rsidRDefault="004E21C6">
      <w:pPr>
        <w:rPr>
          <w:b/>
          <w:sz w:val="24"/>
          <w:szCs w:val="24"/>
        </w:rPr>
      </w:pPr>
    </w:p>
    <w:sectPr w:rsidR="004E21C6" w:rsidRPr="009921F5" w:rsidSect="00F164EE">
      <w:headerReference w:type="default" r:id="rId12"/>
      <w:footerReference w:type="even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8E5E0B" w14:textId="77777777" w:rsidR="000D4D27" w:rsidRDefault="000D4D27" w:rsidP="009E74D0">
      <w:r>
        <w:separator/>
      </w:r>
    </w:p>
  </w:endnote>
  <w:endnote w:type="continuationSeparator" w:id="0">
    <w:p w14:paraId="4D1EB35D" w14:textId="77777777" w:rsidR="000D4D27" w:rsidRDefault="000D4D27" w:rsidP="009E7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4174DE" w14:textId="77777777" w:rsidR="008F6BF4" w:rsidRDefault="008F6BF4" w:rsidP="002C030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22D0B1D" w14:textId="77777777" w:rsidR="008F6BF4" w:rsidRDefault="008F6BF4" w:rsidP="002C030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735CD1" w14:textId="77777777" w:rsidR="008F6BF4" w:rsidRDefault="008F6BF4" w:rsidP="002C030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10EB0">
      <w:rPr>
        <w:rStyle w:val="PageNumber"/>
        <w:noProof/>
      </w:rPr>
      <w:t>2</w:t>
    </w:r>
    <w:r>
      <w:rPr>
        <w:rStyle w:val="PageNumber"/>
      </w:rPr>
      <w:fldChar w:fldCharType="end"/>
    </w:r>
  </w:p>
  <w:p w14:paraId="70BCAA32" w14:textId="77777777" w:rsidR="008F6BF4" w:rsidRDefault="008F6BF4" w:rsidP="002C030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5C3CF3" w14:textId="77777777" w:rsidR="000D4D27" w:rsidRDefault="000D4D27" w:rsidP="009E74D0">
      <w:r>
        <w:separator/>
      </w:r>
    </w:p>
  </w:footnote>
  <w:footnote w:type="continuationSeparator" w:id="0">
    <w:p w14:paraId="1DE71B3B" w14:textId="77777777" w:rsidR="000D4D27" w:rsidRDefault="000D4D27" w:rsidP="009E74D0">
      <w:r>
        <w:continuationSeparator/>
      </w:r>
    </w:p>
  </w:footnote>
  <w:footnote w:id="1">
    <w:p w14:paraId="06013592" w14:textId="0E92FEAB" w:rsidR="00EA7DED" w:rsidRDefault="00EA7DED" w:rsidP="00EA7DED">
      <w:pPr>
        <w:shd w:val="clear" w:color="auto" w:fill="FFFF00"/>
        <w:rPr>
          <w:b/>
          <w:i/>
        </w:rPr>
      </w:pPr>
      <w:r>
        <w:rPr>
          <w:rStyle w:val="FootnoteReference"/>
        </w:rPr>
        <w:footnoteRef/>
      </w:r>
      <w:r>
        <w:t xml:space="preserve"> </w:t>
      </w:r>
      <w:r>
        <w:rPr>
          <w:b/>
          <w:i/>
        </w:rPr>
        <w:t xml:space="preserve">May modify questions “on the fly”; </w:t>
      </w:r>
      <w:r w:rsidRPr="009512D0">
        <w:rPr>
          <w:b/>
          <w:i/>
        </w:rPr>
        <w:t>no need to go through every question during every</w:t>
      </w:r>
      <w:r>
        <w:rPr>
          <w:b/>
          <w:i/>
        </w:rPr>
        <w:t xml:space="preserve"> </w:t>
      </w:r>
      <w:r w:rsidRPr="009512D0">
        <w:rPr>
          <w:b/>
          <w:i/>
        </w:rPr>
        <w:t>interview.</w:t>
      </w:r>
      <w:r>
        <w:rPr>
          <w:b/>
          <w:i/>
        </w:rPr>
        <w:t xml:space="preserve"> S</w:t>
      </w:r>
      <w:r w:rsidRPr="009512D0">
        <w:rPr>
          <w:b/>
          <w:i/>
        </w:rPr>
        <w:t>ee what the interviewee</w:t>
      </w:r>
      <w:r>
        <w:rPr>
          <w:b/>
          <w:i/>
        </w:rPr>
        <w:t>/s</w:t>
      </w:r>
      <w:r w:rsidR="00844298">
        <w:rPr>
          <w:b/>
          <w:i/>
        </w:rPr>
        <w:t xml:space="preserve"> knowledge and</w:t>
      </w:r>
      <w:r w:rsidRPr="009512D0">
        <w:rPr>
          <w:b/>
          <w:i/>
        </w:rPr>
        <w:t xml:space="preserve"> attitude </w:t>
      </w:r>
      <w:r w:rsidR="00844298">
        <w:rPr>
          <w:b/>
          <w:i/>
        </w:rPr>
        <w:t>are</w:t>
      </w:r>
      <w:r w:rsidRPr="009512D0">
        <w:rPr>
          <w:b/>
          <w:i/>
        </w:rPr>
        <w:t xml:space="preserve"> and adjust the questions.</w:t>
      </w:r>
    </w:p>
    <w:p w14:paraId="68EE15DC" w14:textId="20187CE7" w:rsidR="00EA7DED" w:rsidRPr="00EA7DED" w:rsidRDefault="00EA7DED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78D20" w14:textId="4F85130C" w:rsidR="008F6BF4" w:rsidRPr="000C2D7B" w:rsidRDefault="008F6BF4" w:rsidP="009E74D0">
    <w:pPr>
      <w:pStyle w:val="Header"/>
      <w:rPr>
        <w:rFonts w:ascii="Calibri" w:hAnsi="Calibri" w:cs="Times New Roman"/>
        <w:sz w:val="21"/>
      </w:rPr>
    </w:pPr>
    <w:proofErr w:type="spellStart"/>
    <w:r>
      <w:rPr>
        <w:rFonts w:ascii="Calibri" w:hAnsi="Calibri" w:cs="Times New Roman"/>
        <w:sz w:val="21"/>
      </w:rPr>
      <w:t>OEfPhD</w:t>
    </w:r>
    <w:proofErr w:type="spellEnd"/>
    <w:r>
      <w:rPr>
        <w:rFonts w:ascii="Calibri" w:hAnsi="Calibri" w:cs="Times New Roman"/>
        <w:sz w:val="21"/>
      </w:rPr>
      <w:t xml:space="preserve"> 10,11, and 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C35ADF"/>
    <w:multiLevelType w:val="hybridMultilevel"/>
    <w:tmpl w:val="AE66F4B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E6D3DCC"/>
    <w:multiLevelType w:val="hybridMultilevel"/>
    <w:tmpl w:val="299EDBF2"/>
    <w:lvl w:ilvl="0" w:tplc="7E7CFD62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BEF1065"/>
    <w:multiLevelType w:val="hybridMultilevel"/>
    <w:tmpl w:val="15DE3098"/>
    <w:lvl w:ilvl="0" w:tplc="00D0A96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48773EC8"/>
    <w:multiLevelType w:val="multilevel"/>
    <w:tmpl w:val="41D851F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0AB72CB"/>
    <w:multiLevelType w:val="multilevel"/>
    <w:tmpl w:val="41D851F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5A77AE5"/>
    <w:multiLevelType w:val="multilevel"/>
    <w:tmpl w:val="41D851F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B056252"/>
    <w:multiLevelType w:val="hybridMultilevel"/>
    <w:tmpl w:val="41D851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745656D"/>
    <w:multiLevelType w:val="multilevel"/>
    <w:tmpl w:val="41D851F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6"/>
  </w:num>
  <w:num w:numId="5">
    <w:abstractNumId w:val="3"/>
  </w:num>
  <w:num w:numId="6">
    <w:abstractNumId w:val="4"/>
  </w:num>
  <w:num w:numId="7">
    <w:abstractNumId w:val="7"/>
  </w:num>
  <w:num w:numId="8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tikar">
    <w15:presenceInfo w15:providerId="None" w15:userId="tika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7D"/>
    <w:rsid w:val="000004E8"/>
    <w:rsid w:val="00010EB0"/>
    <w:rsid w:val="000C2D7B"/>
    <w:rsid w:val="000D4D27"/>
    <w:rsid w:val="001125A5"/>
    <w:rsid w:val="00117BD0"/>
    <w:rsid w:val="00151F13"/>
    <w:rsid w:val="00153A2C"/>
    <w:rsid w:val="001739C5"/>
    <w:rsid w:val="001C62B1"/>
    <w:rsid w:val="001E6D3D"/>
    <w:rsid w:val="00233A8E"/>
    <w:rsid w:val="00283E55"/>
    <w:rsid w:val="00292E50"/>
    <w:rsid w:val="002C030B"/>
    <w:rsid w:val="002C2240"/>
    <w:rsid w:val="002F32D4"/>
    <w:rsid w:val="0036159A"/>
    <w:rsid w:val="00382D29"/>
    <w:rsid w:val="003B4D50"/>
    <w:rsid w:val="003C6899"/>
    <w:rsid w:val="00416ACA"/>
    <w:rsid w:val="00417C21"/>
    <w:rsid w:val="00466F0B"/>
    <w:rsid w:val="00475AE4"/>
    <w:rsid w:val="004C141D"/>
    <w:rsid w:val="004E21C6"/>
    <w:rsid w:val="004E356B"/>
    <w:rsid w:val="004F18B4"/>
    <w:rsid w:val="005177D4"/>
    <w:rsid w:val="00527015"/>
    <w:rsid w:val="00542721"/>
    <w:rsid w:val="00560732"/>
    <w:rsid w:val="00591CCF"/>
    <w:rsid w:val="005F0A39"/>
    <w:rsid w:val="00602D7D"/>
    <w:rsid w:val="0061685A"/>
    <w:rsid w:val="00632364"/>
    <w:rsid w:val="006B2674"/>
    <w:rsid w:val="006D7793"/>
    <w:rsid w:val="00737260"/>
    <w:rsid w:val="007631EC"/>
    <w:rsid w:val="00767C3F"/>
    <w:rsid w:val="00803B31"/>
    <w:rsid w:val="00807AE7"/>
    <w:rsid w:val="008113B9"/>
    <w:rsid w:val="00835E54"/>
    <w:rsid w:val="0084025E"/>
    <w:rsid w:val="00844298"/>
    <w:rsid w:val="00845DF6"/>
    <w:rsid w:val="008809F7"/>
    <w:rsid w:val="00884C7C"/>
    <w:rsid w:val="008F6BF4"/>
    <w:rsid w:val="009921F5"/>
    <w:rsid w:val="009955C7"/>
    <w:rsid w:val="009A0177"/>
    <w:rsid w:val="009A54EA"/>
    <w:rsid w:val="009D7421"/>
    <w:rsid w:val="009E74D0"/>
    <w:rsid w:val="00A13F60"/>
    <w:rsid w:val="00A33083"/>
    <w:rsid w:val="00A60CB7"/>
    <w:rsid w:val="00A943AD"/>
    <w:rsid w:val="00AD4590"/>
    <w:rsid w:val="00B36E6C"/>
    <w:rsid w:val="00BE27CC"/>
    <w:rsid w:val="00C1491D"/>
    <w:rsid w:val="00C82340"/>
    <w:rsid w:val="00D73FB2"/>
    <w:rsid w:val="00DD5E74"/>
    <w:rsid w:val="00E15945"/>
    <w:rsid w:val="00E303CF"/>
    <w:rsid w:val="00E5518E"/>
    <w:rsid w:val="00E83499"/>
    <w:rsid w:val="00E97E9F"/>
    <w:rsid w:val="00EA7DED"/>
    <w:rsid w:val="00F05AED"/>
    <w:rsid w:val="00F1434F"/>
    <w:rsid w:val="00F164EE"/>
    <w:rsid w:val="00F323B1"/>
    <w:rsid w:val="00F73F17"/>
    <w:rsid w:val="00FC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5FDC095"/>
  <w15:docId w15:val="{FE0D2E09-5151-4BF2-BEB9-DC614A6EC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164EE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2D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C62B1"/>
    <w:rPr>
      <w:i/>
      <w:iCs/>
    </w:rPr>
  </w:style>
  <w:style w:type="character" w:customStyle="1" w:styleId="apple-converted-space">
    <w:name w:val="apple-converted-space"/>
    <w:basedOn w:val="DefaultParagraphFont"/>
    <w:rsid w:val="001C62B1"/>
  </w:style>
  <w:style w:type="paragraph" w:styleId="Header">
    <w:name w:val="header"/>
    <w:basedOn w:val="Normal"/>
    <w:link w:val="HeaderChar"/>
    <w:uiPriority w:val="99"/>
    <w:unhideWhenUsed/>
    <w:rsid w:val="009E74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E74D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E74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E74D0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884C7C"/>
    <w:pPr>
      <w:ind w:firstLineChars="200" w:firstLine="420"/>
    </w:pPr>
  </w:style>
  <w:style w:type="character" w:styleId="PageNumber">
    <w:name w:val="page number"/>
    <w:basedOn w:val="DefaultParagraphFont"/>
    <w:uiPriority w:val="99"/>
    <w:semiHidden/>
    <w:unhideWhenUsed/>
    <w:rsid w:val="002C030B"/>
  </w:style>
  <w:style w:type="character" w:styleId="Hyperlink">
    <w:name w:val="Hyperlink"/>
    <w:basedOn w:val="DefaultParagraphFont"/>
    <w:uiPriority w:val="99"/>
    <w:unhideWhenUsed/>
    <w:rsid w:val="00292E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E50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A7DE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A7DE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A7DE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OEfPhD03@163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OEfPhD02@163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OEfPhD01@163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B75FA-5ADF-4CF5-86AA-035925004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</dc:creator>
  <cp:keywords/>
  <dc:description/>
  <cp:lastModifiedBy>tikar</cp:lastModifiedBy>
  <cp:revision>2</cp:revision>
  <dcterms:created xsi:type="dcterms:W3CDTF">2019-09-25T11:59:00Z</dcterms:created>
  <dcterms:modified xsi:type="dcterms:W3CDTF">2019-09-25T11:59:00Z</dcterms:modified>
</cp:coreProperties>
</file>